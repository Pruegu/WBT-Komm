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659F" w14:textId="6CF7728A" w:rsidR="00D35C32" w:rsidRPr="0066580D" w:rsidRDefault="00D35C32" w:rsidP="00F504EF">
      <w:pPr>
        <w:pStyle w:val="berschrift1"/>
        <w:ind w:left="0" w:firstLine="0"/>
        <w:rPr>
          <w:color w:val="FF0000"/>
          <w:sz w:val="28"/>
          <w:szCs w:val="22"/>
        </w:rPr>
      </w:pPr>
      <w:r w:rsidRPr="0066580D">
        <w:rPr>
          <w:color w:val="FF0000"/>
          <w:sz w:val="28"/>
          <w:szCs w:val="22"/>
        </w:rPr>
        <w:t>Entwurf</w:t>
      </w:r>
      <w:r w:rsidR="00462045" w:rsidRPr="0066580D">
        <w:rPr>
          <w:color w:val="FF0000"/>
          <w:sz w:val="28"/>
          <w:szCs w:val="22"/>
        </w:rPr>
        <w:t xml:space="preserve"> </w:t>
      </w:r>
      <w:r w:rsidR="00552423" w:rsidRPr="0066580D">
        <w:rPr>
          <w:color w:val="FF0000"/>
          <w:sz w:val="28"/>
          <w:szCs w:val="22"/>
        </w:rPr>
        <w:t>3.2.2026</w:t>
      </w:r>
      <w:r w:rsidR="00740D3D">
        <w:rPr>
          <w:color w:val="FF0000"/>
          <w:sz w:val="28"/>
          <w:szCs w:val="22"/>
        </w:rPr>
        <w:t>, A</w:t>
      </w:r>
      <w:r w:rsidR="00ED3E90">
        <w:rPr>
          <w:color w:val="FF0000"/>
          <w:sz w:val="28"/>
          <w:szCs w:val="22"/>
        </w:rPr>
        <w:t>n</w:t>
      </w:r>
      <w:r w:rsidR="00740D3D">
        <w:rPr>
          <w:color w:val="FF0000"/>
          <w:sz w:val="28"/>
          <w:szCs w:val="22"/>
        </w:rPr>
        <w:t xml:space="preserve">passungen vom </w:t>
      </w:r>
      <w:r w:rsidR="00606203">
        <w:rPr>
          <w:color w:val="FF0000"/>
          <w:sz w:val="28"/>
          <w:szCs w:val="22"/>
        </w:rPr>
        <w:t>24.2.</w:t>
      </w:r>
    </w:p>
    <w:p w14:paraId="14225725" w14:textId="77777777" w:rsidR="00D35C32" w:rsidRPr="00F504EF" w:rsidRDefault="00D35C32" w:rsidP="00F504EF"/>
    <w:p w14:paraId="098AF653" w14:textId="77777777" w:rsidR="00F504EF" w:rsidRPr="00F504EF" w:rsidRDefault="00F504EF" w:rsidP="00F504EF"/>
    <w:p w14:paraId="33188574" w14:textId="633684CA" w:rsidR="00F504EF" w:rsidRPr="00F504EF" w:rsidRDefault="00F504EF" w:rsidP="080C60F1">
      <w:pPr>
        <w:ind w:right="2267"/>
        <w:rPr>
          <w:rFonts w:asciiTheme="majorHAnsi" w:hAnsiTheme="majorHAnsi"/>
        </w:rPr>
      </w:pPr>
      <w:r w:rsidRPr="080C60F1">
        <w:rPr>
          <w:rFonts w:asciiTheme="majorHAnsi" w:hAnsiTheme="majorHAnsi"/>
        </w:rPr>
        <w:t>«Wir nutzen KI, um effizienter zu arbeiten und die Dienstleistungsqualität zu erhöhen. Wir verschliessen uns dem technologischen Wandel nicht, sondern gestalten ihn aktiv</w:t>
      </w:r>
      <w:ins w:id="0" w:author="Klein Philippe (DIB)" w:date="2026-02-24T14:00:00Z" w16du:dateUtc="2026-02-24T14:00:08Z">
        <w:r w:rsidR="1EFE4216" w:rsidRPr="080C60F1">
          <w:rPr>
            <w:rFonts w:asciiTheme="majorHAnsi" w:hAnsiTheme="majorHAnsi"/>
          </w:rPr>
          <w:t xml:space="preserve"> mit</w:t>
        </w:r>
      </w:ins>
      <w:r w:rsidRPr="080C60F1">
        <w:rPr>
          <w:rFonts w:asciiTheme="majorHAnsi" w:hAnsiTheme="majorHAnsi"/>
        </w:rPr>
        <w:t>.»</w:t>
      </w:r>
    </w:p>
    <w:p w14:paraId="66A88B3F" w14:textId="77777777" w:rsidR="00F504EF" w:rsidRPr="00F504EF" w:rsidRDefault="00F504EF" w:rsidP="00F504EF"/>
    <w:p w14:paraId="00990615" w14:textId="77777777" w:rsidR="00F504EF" w:rsidRPr="00F504EF" w:rsidRDefault="00F504EF" w:rsidP="00F504EF"/>
    <w:p w14:paraId="759FBBDE" w14:textId="51E332D8" w:rsidR="00823E52" w:rsidRPr="00F504EF" w:rsidRDefault="00823E52" w:rsidP="00F504EF">
      <w:pPr>
        <w:pStyle w:val="berschrift1"/>
        <w:ind w:left="0" w:firstLine="0"/>
      </w:pPr>
      <w:r w:rsidRPr="00F504EF">
        <w:t>Anwendungsprinzipien für KI in der</w:t>
      </w:r>
      <w:r w:rsidR="004751F0" w:rsidRPr="00F504EF">
        <w:t xml:space="preserve"> </w:t>
      </w:r>
      <w:r w:rsidRPr="00F504EF">
        <w:t>Kommunikation</w:t>
      </w:r>
    </w:p>
    <w:p w14:paraId="6B364515" w14:textId="77777777" w:rsidR="004D4F5F" w:rsidRPr="00F504EF" w:rsidRDefault="004D4F5F" w:rsidP="00F504EF"/>
    <w:p w14:paraId="21CA0F32" w14:textId="6ACAF943" w:rsidR="00823E52" w:rsidRPr="00F504EF" w:rsidRDefault="00823E52" w:rsidP="00F504EF">
      <w:r>
        <w:t>KI-</w:t>
      </w:r>
      <w:r w:rsidR="008D781D">
        <w:t>Werkzeuge</w:t>
      </w:r>
      <w:r>
        <w:t xml:space="preserve"> verändern die Arbeitsweise der Kommunikation und spielen eine immer grössere Rolle. Die KLK </w:t>
      </w:r>
      <w:commentRangeStart w:id="1"/>
      <w:r>
        <w:t xml:space="preserve">empfiehlt </w:t>
      </w:r>
      <w:commentRangeEnd w:id="1"/>
      <w:r>
        <w:rPr>
          <w:rStyle w:val="Kommentarzeichen"/>
          <w:sz w:val="22"/>
          <w:szCs w:val="22"/>
        </w:rPr>
        <w:commentReference w:id="1"/>
      </w:r>
      <w:r>
        <w:t xml:space="preserve">unter Berücksichtigung der städtischen KI-Richtlinien </w:t>
      </w:r>
      <w:ins w:id="2" w:author="Meyrat Paul (OIZ)" w:date="2026-02-23T12:34:00Z" w16du:dateUtc="2026-02-23T11:34:00Z">
        <w:del w:id="3" w:author="Stücheli Christina (SKZ)" w:date="2026-02-24T11:05:00Z" w16du:dateUtc="2026-02-24T10:05:00Z">
          <w:r w:rsidDel="00CD5AB5">
            <w:delText xml:space="preserve"> </w:delText>
          </w:r>
        </w:del>
        <w:r w:rsidR="00CD5AB5">
          <w:t>und der Leitlinien zur Regierungs- und Verwaltungskommunikation der Stadt Zürich</w:t>
        </w:r>
      </w:ins>
      <w:ins w:id="4" w:author="Meyrat Paul (OIZ)" w:date="2026-02-23T12:35:00Z" w16du:dateUtc="2026-02-23T11:35:00Z">
        <w:r w:rsidR="00E129DE">
          <w:t xml:space="preserve"> </w:t>
        </w:r>
      </w:ins>
      <w:r>
        <w:t xml:space="preserve">folgende Prinzipien einzuhalten. </w:t>
      </w:r>
    </w:p>
    <w:p w14:paraId="4932C4CB" w14:textId="0DBF6672" w:rsidR="00823E52" w:rsidRPr="00F504EF" w:rsidRDefault="00823E52" w:rsidP="00F504EF">
      <w:pPr>
        <w:pStyle w:val="berschrift5"/>
      </w:pPr>
      <w:commentRangeStart w:id="5"/>
      <w:r w:rsidRPr="00F504EF">
        <w:t>Primat der menschlichen Absenderschaft</w:t>
      </w:r>
      <w:commentRangeEnd w:id="5"/>
      <w:r w:rsidR="00C85336" w:rsidRPr="00F504EF">
        <w:rPr>
          <w:rStyle w:val="Kommentarzeichen"/>
          <w:sz w:val="22"/>
          <w:szCs w:val="22"/>
        </w:rPr>
        <w:commentReference w:id="5"/>
      </w:r>
    </w:p>
    <w:p w14:paraId="21077042" w14:textId="73355684" w:rsidR="00D65C19" w:rsidRPr="00F504EF" w:rsidRDefault="00823E52" w:rsidP="00F504EF">
      <w:pPr>
        <w:pStyle w:val="Aufzhlungszeichen"/>
        <w:ind w:left="0" w:firstLine="0"/>
        <w:jc w:val="left"/>
      </w:pPr>
      <w:r w:rsidRPr="00F504EF">
        <w:t>Die Verantwortung für publizierte Inhalte liegt immer bei einem Menschen oder einer</w:t>
      </w:r>
      <w:r w:rsidR="005D7DB2" w:rsidRPr="00F504EF">
        <w:t xml:space="preserve"> </w:t>
      </w:r>
      <w:r w:rsidRPr="00F504EF">
        <w:t>Dienstabteilung.</w:t>
      </w:r>
      <w:r w:rsidR="00D65C19" w:rsidRPr="00F504EF">
        <w:t xml:space="preserve"> </w:t>
      </w:r>
      <w:commentRangeStart w:id="6"/>
      <w:r w:rsidR="00D65C19" w:rsidRPr="00F504EF">
        <w:t>(Human-in-the loop)</w:t>
      </w:r>
      <w:commentRangeEnd w:id="6"/>
      <w:r w:rsidR="00C85336" w:rsidRPr="00F504EF">
        <w:rPr>
          <w:rStyle w:val="Kommentarzeichen"/>
          <w:sz w:val="22"/>
          <w:szCs w:val="22"/>
        </w:rPr>
        <w:commentReference w:id="6"/>
      </w:r>
    </w:p>
    <w:p w14:paraId="0373B694" w14:textId="39FA7DFD" w:rsidR="00823E52" w:rsidRPr="00F504EF" w:rsidRDefault="00823E52" w:rsidP="00F504EF">
      <w:pPr>
        <w:pStyle w:val="berschrift5"/>
      </w:pPr>
      <w:r w:rsidRPr="00F504EF">
        <w:t xml:space="preserve">Glaubwürdigkeit und Reputation </w:t>
      </w:r>
    </w:p>
    <w:p w14:paraId="107129EF" w14:textId="64219F84" w:rsidR="00823E52" w:rsidRPr="00F504EF" w:rsidRDefault="00823E52" w:rsidP="00F504EF">
      <w:commentRangeStart w:id="7"/>
      <w:r w:rsidRPr="00F504EF">
        <w:t xml:space="preserve">Wir </w:t>
      </w:r>
      <w:del w:id="8" w:author="Wigger Lukas (PRD)" w:date="2026-02-26T14:43:00Z" w16du:dateUtc="2026-02-26T13:43:00Z">
        <w:r w:rsidRPr="00F504EF" w:rsidDel="004950F6">
          <w:delText xml:space="preserve">schützen </w:delText>
        </w:r>
      </w:del>
      <w:ins w:id="9" w:author="Wigger Lukas (PRD)" w:date="2026-02-26T14:43:00Z" w16du:dateUtc="2026-02-26T13:43:00Z">
        <w:r w:rsidR="004950F6">
          <w:t>pflegen</w:t>
        </w:r>
        <w:r w:rsidR="004950F6" w:rsidRPr="00F504EF">
          <w:t xml:space="preserve"> </w:t>
        </w:r>
      </w:ins>
      <w:r w:rsidRPr="00F504EF">
        <w:t xml:space="preserve">die Reputation der Stadt und nehmen stets eine inhaltliche Faktenprüfung vor. Wir veröffentlichen nur Inhalte, die den </w:t>
      </w:r>
      <w:ins w:id="10" w:author="Wigger Lukas (PRD)" w:date="2026-02-26T14:43:00Z" w16du:dateUtc="2026-02-26T13:43:00Z">
        <w:r w:rsidR="004950F6">
          <w:t xml:space="preserve">Fakten und den </w:t>
        </w:r>
      </w:ins>
      <w:r w:rsidRPr="00F504EF">
        <w:t>Werten der Stadt entsprechen.</w:t>
      </w:r>
      <w:commentRangeEnd w:id="7"/>
      <w:r w:rsidR="002C5B79" w:rsidRPr="00F504EF">
        <w:rPr>
          <w:rStyle w:val="Kommentarzeichen"/>
          <w:sz w:val="22"/>
          <w:szCs w:val="22"/>
        </w:rPr>
        <w:commentReference w:id="7"/>
      </w:r>
    </w:p>
    <w:p w14:paraId="606265A0" w14:textId="77777777" w:rsidR="00823E52" w:rsidRPr="00F504EF" w:rsidRDefault="00823E52" w:rsidP="00F504EF">
      <w:pPr>
        <w:pStyle w:val="berschrift5"/>
      </w:pPr>
      <w:r w:rsidRPr="00F504EF">
        <w:t>Wahrung der städtischen Identität (Tonalität)</w:t>
      </w:r>
    </w:p>
    <w:p w14:paraId="5F39182B" w14:textId="0A55BBCD" w:rsidR="00823E52" w:rsidRPr="00F504EF" w:rsidRDefault="00823E52" w:rsidP="00F504EF">
      <w:r w:rsidRPr="00F504EF">
        <w:t>Wir kommunizieren in Form und Umfang zweckmässig und berücksichtigen dabei die städtischen Sprach</w:t>
      </w:r>
      <w:r w:rsidR="00606E45" w:rsidRPr="00F504EF">
        <w:t>- und Gesta</w:t>
      </w:r>
      <w:r w:rsidR="00D30476" w:rsidRPr="00F504EF">
        <w:t>ltungs</w:t>
      </w:r>
      <w:r w:rsidRPr="00F504EF">
        <w:t>vorgaben.</w:t>
      </w:r>
    </w:p>
    <w:p w14:paraId="218F2EE0" w14:textId="0BD2D300" w:rsidR="00823E52" w:rsidRPr="00F504EF" w:rsidRDefault="00823E52" w:rsidP="00F504EF">
      <w:pPr>
        <w:pStyle w:val="berschrift5"/>
      </w:pPr>
      <w:r w:rsidRPr="00F504EF">
        <w:t>Rechte Dritter respektieren</w:t>
      </w:r>
    </w:p>
    <w:p w14:paraId="0D061933" w14:textId="1333F481" w:rsidR="00823E52" w:rsidRPr="00F504EF" w:rsidRDefault="00823E52" w:rsidP="00F504EF">
      <w:r w:rsidRPr="00F504EF">
        <w:t>Wir wertschätzen menschliche Kreativität und stellen sicher, dass durch den Einsatz von KI keine Urheber-</w:t>
      </w:r>
      <w:r w:rsidR="003078CB" w:rsidRPr="00F504EF">
        <w:t>, Nutzungs-</w:t>
      </w:r>
      <w:r w:rsidRPr="00F504EF">
        <w:t xml:space="preserve"> oder Persönlichkeitsrechte verletzt werden. </w:t>
      </w:r>
    </w:p>
    <w:p w14:paraId="59C4F9C1" w14:textId="77777777" w:rsidR="00823E52" w:rsidRPr="00F504EF" w:rsidRDefault="00823E52" w:rsidP="00F504EF"/>
    <w:p w14:paraId="61EC7D78" w14:textId="77777777" w:rsidR="00173B7C" w:rsidRPr="00F504EF" w:rsidRDefault="00173B7C" w:rsidP="00F504EF"/>
    <w:p w14:paraId="74AE53FA" w14:textId="6CB30779" w:rsidR="00823E52" w:rsidRPr="00F504EF" w:rsidRDefault="00823E52" w:rsidP="00F504EF">
      <w:pPr>
        <w:pStyle w:val="berschrift1"/>
        <w:ind w:left="0" w:firstLine="0"/>
      </w:pPr>
      <w:r w:rsidRPr="00F504EF">
        <w:t>Transparenz</w:t>
      </w:r>
    </w:p>
    <w:p w14:paraId="5ED8891E" w14:textId="77777777" w:rsidR="00823E52" w:rsidRPr="00F504EF" w:rsidRDefault="00823E52" w:rsidP="00F504EF"/>
    <w:p w14:paraId="341121EF" w14:textId="7FA2A98B" w:rsidR="00823E52" w:rsidRPr="00F504EF" w:rsidRDefault="00823E52" w:rsidP="00F504EF">
      <w:r>
        <w:t xml:space="preserve">Transparenz schafft Vertrauen. Die Bevölkerung hat ein Anrecht zu wissen, ob sie mit einer Maschine oder einem Menschen interagiert. </w:t>
      </w:r>
      <w:commentRangeStart w:id="11"/>
      <w:r>
        <w:t xml:space="preserve">Wir legen die Verwendung von KI-Werkzeugen </w:t>
      </w:r>
      <w:commentRangeStart w:id="12"/>
      <w:del w:id="13" w:author="Meyrat Paul (OIZ)" w:date="2026-02-23T12:36:00Z" w16du:dateUtc="2026-02-23T11:36:00Z">
        <w:r w:rsidDel="00823E52">
          <w:delText>auf Anfrage</w:delText>
        </w:r>
      </w:del>
      <w:commentRangeEnd w:id="12"/>
      <w:r>
        <w:rPr>
          <w:rStyle w:val="Kommentarzeichen"/>
          <w:sz w:val="22"/>
          <w:szCs w:val="22"/>
        </w:rPr>
        <w:commentReference w:id="12"/>
      </w:r>
      <w:del w:id="14" w:author="Meyrat Paul (OIZ)" w:date="2026-02-23T12:36:00Z" w16du:dateUtc="2026-02-23T11:36:00Z">
        <w:r w:rsidDel="00823E52">
          <w:delText xml:space="preserve"> generell </w:delText>
        </w:r>
      </w:del>
      <w:r>
        <w:t>offen.</w:t>
      </w:r>
      <w:commentRangeEnd w:id="11"/>
      <w:r w:rsidRPr="00F504EF">
        <w:rPr>
          <w:rStyle w:val="Kommentarzeichen"/>
          <w:sz w:val="22"/>
          <w:szCs w:val="22"/>
        </w:rPr>
        <w:commentReference w:id="11"/>
      </w:r>
    </w:p>
    <w:p w14:paraId="5AA39925" w14:textId="77777777" w:rsidR="00823E52" w:rsidRPr="00F504EF" w:rsidRDefault="00823E52" w:rsidP="00F504EF">
      <w:pPr>
        <w:pStyle w:val="berschrift5"/>
      </w:pPr>
      <w:r w:rsidRPr="00F504EF">
        <w:t>Textgenerierung</w:t>
      </w:r>
    </w:p>
    <w:p w14:paraId="2CDFEBBD" w14:textId="032FDE40" w:rsidR="00823E52" w:rsidRPr="00F504EF" w:rsidRDefault="00823E52" w:rsidP="00F504EF">
      <w:r w:rsidRPr="00F504EF">
        <w:t>Die Deklaration richtet sich nach dem Grad der KI-Leistung (in Anlehnung an Art. 11 KI-Richtlinie</w:t>
      </w:r>
      <w:r w:rsidR="0068247C" w:rsidRPr="00F504EF">
        <w:t>*</w:t>
      </w:r>
      <w:r w:rsidRPr="00F504EF">
        <w:t>):</w:t>
      </w:r>
    </w:p>
    <w:p w14:paraId="65B28271" w14:textId="588F0E99" w:rsidR="001F06DC" w:rsidRPr="00F504EF" w:rsidRDefault="00823E52" w:rsidP="00F504EF">
      <w:pPr>
        <w:pStyle w:val="Aufzhlungszeichen"/>
        <w:jc w:val="left"/>
      </w:pPr>
      <w:r w:rsidRPr="00F504EF">
        <w:t>Keine Deklaration: Wenn die Inhalte durch einen Menschen kontrolliert wurden.</w:t>
      </w:r>
    </w:p>
    <w:p w14:paraId="7672C49A" w14:textId="1EE456C7" w:rsidR="00823E52" w:rsidRPr="00F504EF" w:rsidRDefault="00823E52" w:rsidP="00F504EF">
      <w:pPr>
        <w:pStyle w:val="Aufzhlungszeichen"/>
        <w:jc w:val="left"/>
      </w:pPr>
      <w:r w:rsidRPr="00F504EF">
        <w:lastRenderedPageBreak/>
        <w:t>Deklaration: Wenn Inhalte ohne menschliche Kontrolle generiert werden (z.B. automatische Übersetzung auf der Website)</w:t>
      </w:r>
    </w:p>
    <w:p w14:paraId="2BED34F8" w14:textId="01DF8AD5" w:rsidR="00823E52" w:rsidRPr="00F504EF" w:rsidDel="00AF1C2B" w:rsidRDefault="00823E52" w:rsidP="00F504EF">
      <w:pPr>
        <w:pStyle w:val="Aufzhlungszeichen"/>
        <w:ind w:left="0" w:firstLine="0"/>
        <w:jc w:val="left"/>
        <w:rPr>
          <w:del w:id="15" w:author="Meyrat Paul (OIZ)" w:date="2026-02-24T13:49:00Z" w16du:dateUtc="2026-02-24T12:49:00Z"/>
        </w:rPr>
      </w:pPr>
    </w:p>
    <w:p w14:paraId="4615CCA9" w14:textId="77777777" w:rsidR="00823E52" w:rsidRPr="00F504EF" w:rsidRDefault="00823E52" w:rsidP="00F504EF">
      <w:r w:rsidRPr="00F504EF">
        <w:t xml:space="preserve">* Bedingt die Anpassung der KI-Richtlinie (Art. 10 und </w:t>
      </w:r>
      <w:commentRangeStart w:id="16"/>
      <w:r w:rsidRPr="00F504EF">
        <w:t>11</w:t>
      </w:r>
      <w:commentRangeEnd w:id="16"/>
      <w:r w:rsidR="00A065A3" w:rsidRPr="00F504EF">
        <w:rPr>
          <w:rStyle w:val="Kommentarzeichen"/>
          <w:sz w:val="22"/>
          <w:szCs w:val="22"/>
        </w:rPr>
        <w:commentReference w:id="16"/>
      </w:r>
      <w:r w:rsidRPr="00F504EF">
        <w:t>)</w:t>
      </w:r>
    </w:p>
    <w:p w14:paraId="4D593C92" w14:textId="77777777" w:rsidR="00823E52" w:rsidRPr="00F504EF" w:rsidRDefault="00823E52" w:rsidP="00F504EF">
      <w:pPr>
        <w:pStyle w:val="berschrift5"/>
      </w:pPr>
      <w:r w:rsidRPr="00F504EF">
        <w:t>Bildgenerierung und Multimedia</w:t>
      </w:r>
    </w:p>
    <w:p w14:paraId="7F487175" w14:textId="7601EE19" w:rsidR="00823E52" w:rsidRPr="00F504EF" w:rsidRDefault="00823E52" w:rsidP="00F504EF">
      <w:r>
        <w:t xml:space="preserve">Aufgrund der hohen Manipulationsgefahr gelten </w:t>
      </w:r>
      <w:commentRangeStart w:id="17"/>
      <w:del w:id="18" w:author="Meyrat Paul (OIZ)" w:date="2026-02-23T12:38:00Z" w16du:dateUtc="2026-02-23T11:38:00Z">
        <w:r w:rsidDel="00034971">
          <w:delText xml:space="preserve">insbesondere bei der externen </w:delText>
        </w:r>
        <w:commentRangeEnd w:id="17"/>
        <w:r w:rsidDel="00034971">
          <w:rPr>
            <w:rStyle w:val="Kommentarzeichen"/>
            <w:sz w:val="22"/>
            <w:szCs w:val="22"/>
          </w:rPr>
          <w:commentReference w:id="17"/>
        </w:r>
        <w:r w:rsidDel="00034971">
          <w:delText>Publikation</w:delText>
        </w:r>
      </w:del>
      <w:ins w:id="19" w:author="Meyrat Paul (OIZ)" w:date="2026-02-23T12:38:00Z" w16du:dateUtc="2026-02-23T11:38:00Z">
        <w:r w:rsidR="00034971">
          <w:t>in diesem Bereich</w:t>
        </w:r>
      </w:ins>
      <w:r>
        <w:t xml:space="preserve"> strengere Regeln:</w:t>
      </w:r>
    </w:p>
    <w:p w14:paraId="38020F66" w14:textId="2231863A" w:rsidR="00823E52" w:rsidRPr="00715B87" w:rsidRDefault="00823E52" w:rsidP="00715B87">
      <w:pPr>
        <w:numPr>
          <w:ilvl w:val="0"/>
          <w:numId w:val="14"/>
        </w:numPr>
        <w:rPr>
          <w:rStyle w:val="Hyperlink"/>
          <w:color w:val="auto"/>
          <w:u w:val="none"/>
        </w:rPr>
      </w:pPr>
      <w:r w:rsidRPr="00715B87">
        <w:rPr>
          <w:rStyle w:val="Hyperlink"/>
          <w:color w:val="auto"/>
          <w:u w:val="none"/>
        </w:rPr>
        <w:t xml:space="preserve">Realitätsanspruch: Kein Ersatz von Fotografien zur Dokumentation realer Gegebenheiten (z. B. Baufortschritt, Ereignisse). </w:t>
      </w:r>
    </w:p>
    <w:p w14:paraId="4ECB7EE4" w14:textId="3371C2E3" w:rsidR="00823E52" w:rsidRPr="00715B87" w:rsidRDefault="00823E52" w:rsidP="00715B87">
      <w:pPr>
        <w:numPr>
          <w:ilvl w:val="0"/>
          <w:numId w:val="14"/>
        </w:numPr>
        <w:rPr>
          <w:rStyle w:val="Hyperlink"/>
          <w:color w:val="auto"/>
          <w:u w:val="none"/>
        </w:rPr>
      </w:pPr>
      <w:r w:rsidRPr="080C60F1">
        <w:rPr>
          <w:rStyle w:val="Hyperlink"/>
          <w:color w:val="auto"/>
          <w:u w:val="none"/>
        </w:rPr>
        <w:t xml:space="preserve">Kennzeichnungspflicht: KI-generierte Bilder müssen </w:t>
      </w:r>
      <w:del w:id="20" w:author="Klein Philippe (DIB)" w:date="2026-02-24T14:03:00Z" w16du:dateUtc="2026-02-24T14:03:08Z">
        <w:r w:rsidRPr="080C60F1" w:rsidDel="00823E52">
          <w:rPr>
            <w:rStyle w:val="Hyperlink"/>
            <w:color w:val="auto"/>
            <w:u w:val="none"/>
          </w:rPr>
          <w:delText xml:space="preserve">zwingend </w:delText>
        </w:r>
      </w:del>
      <w:r w:rsidRPr="080C60F1">
        <w:rPr>
          <w:rStyle w:val="Hyperlink"/>
          <w:color w:val="auto"/>
          <w:u w:val="none"/>
        </w:rPr>
        <w:t xml:space="preserve">als solche gekennzeichnet werden (z. B. Bildlegende: </w:t>
      </w:r>
      <w:r w:rsidR="00A02F05" w:rsidRPr="080C60F1">
        <w:rPr>
          <w:rStyle w:val="Hyperlink"/>
          <w:color w:val="auto"/>
          <w:u w:val="none"/>
        </w:rPr>
        <w:t>«</w:t>
      </w:r>
      <w:r w:rsidRPr="080C60F1">
        <w:rPr>
          <w:rStyle w:val="Hyperlink"/>
          <w:color w:val="auto"/>
          <w:u w:val="none"/>
        </w:rPr>
        <w:t>KI-generierte Illustration</w:t>
      </w:r>
      <w:r w:rsidR="00A02F05" w:rsidRPr="080C60F1">
        <w:rPr>
          <w:rStyle w:val="Hyperlink"/>
          <w:color w:val="auto"/>
          <w:u w:val="none"/>
        </w:rPr>
        <w:t>»</w:t>
      </w:r>
      <w:r w:rsidRPr="080C60F1">
        <w:rPr>
          <w:rStyle w:val="Hyperlink"/>
          <w:color w:val="auto"/>
          <w:u w:val="none"/>
        </w:rPr>
        <w:t>).</w:t>
      </w:r>
      <w:commentRangeStart w:id="21"/>
      <w:commentRangeStart w:id="22"/>
      <w:commentRangeEnd w:id="21"/>
      <w:r w:rsidRPr="00715B87">
        <w:rPr>
          <w:rStyle w:val="Kommentarzeichen"/>
          <w:sz w:val="22"/>
          <w:szCs w:val="22"/>
        </w:rPr>
        <w:commentReference w:id="21"/>
      </w:r>
      <w:commentRangeEnd w:id="22"/>
      <w:r w:rsidRPr="00715B87">
        <w:rPr>
          <w:rStyle w:val="Kommentarzeichen"/>
          <w:sz w:val="22"/>
          <w:szCs w:val="22"/>
        </w:rPr>
        <w:commentReference w:id="22"/>
      </w:r>
    </w:p>
    <w:p w14:paraId="142596B3" w14:textId="77777777" w:rsidR="00823E52" w:rsidRPr="00715B87" w:rsidRDefault="00823E52" w:rsidP="00715B87">
      <w:pPr>
        <w:numPr>
          <w:ilvl w:val="0"/>
          <w:numId w:val="14"/>
        </w:numPr>
        <w:rPr>
          <w:rStyle w:val="Hyperlink"/>
          <w:color w:val="auto"/>
          <w:u w:val="none"/>
        </w:rPr>
      </w:pPr>
      <w:r w:rsidRPr="00715B87">
        <w:rPr>
          <w:rStyle w:val="Hyperlink"/>
          <w:color w:val="auto"/>
          <w:u w:val="none"/>
        </w:rPr>
        <w:t>Motive: Keine Generierung von fotorealistischen Gesichtern/Personen (</w:t>
      </w:r>
      <w:commentRangeStart w:id="24"/>
      <w:r w:rsidRPr="00715B87">
        <w:rPr>
          <w:rStyle w:val="Hyperlink"/>
          <w:color w:val="auto"/>
          <w:u w:val="none"/>
        </w:rPr>
        <w:t>Deepfakes</w:t>
      </w:r>
      <w:commentRangeEnd w:id="24"/>
      <w:r w:rsidR="00540B99" w:rsidRPr="00715B87">
        <w:rPr>
          <w:rStyle w:val="Kommentarzeichen"/>
          <w:sz w:val="22"/>
          <w:szCs w:val="22"/>
        </w:rPr>
        <w:commentReference w:id="24"/>
      </w:r>
      <w:r w:rsidRPr="00715B87">
        <w:rPr>
          <w:rStyle w:val="Hyperlink"/>
          <w:color w:val="auto"/>
          <w:u w:val="none"/>
        </w:rPr>
        <w:t>), bekannten Gebäuden oder Marken in irreführenden Kontexten.</w:t>
      </w:r>
    </w:p>
    <w:p w14:paraId="5098266F" w14:textId="59CD06FA" w:rsidR="00823E52" w:rsidRPr="00715B87" w:rsidRDefault="00823E52" w:rsidP="00715B87">
      <w:pPr>
        <w:numPr>
          <w:ilvl w:val="0"/>
          <w:numId w:val="14"/>
        </w:numPr>
        <w:rPr>
          <w:rStyle w:val="Hyperlink"/>
          <w:color w:val="auto"/>
          <w:u w:val="none"/>
        </w:rPr>
      </w:pPr>
      <w:r w:rsidRPr="00715B87">
        <w:rPr>
          <w:rStyle w:val="Hyperlink"/>
          <w:color w:val="auto"/>
          <w:u w:val="none"/>
        </w:rPr>
        <w:t xml:space="preserve">CD/CI: Das städtische Erscheinungsbild (CD/CI) </w:t>
      </w:r>
      <w:commentRangeStart w:id="25"/>
      <w:r w:rsidRPr="00715B87">
        <w:rPr>
          <w:rStyle w:val="Hyperlink"/>
          <w:color w:val="auto"/>
          <w:u w:val="none"/>
        </w:rPr>
        <w:t xml:space="preserve">und die Bildwelt </w:t>
      </w:r>
      <w:commentRangeEnd w:id="25"/>
      <w:r w:rsidR="00435639" w:rsidRPr="00715B87">
        <w:rPr>
          <w:rStyle w:val="Kommentarzeichen"/>
          <w:sz w:val="22"/>
          <w:szCs w:val="22"/>
        </w:rPr>
        <w:commentReference w:id="25"/>
      </w:r>
      <w:r w:rsidRPr="00715B87">
        <w:rPr>
          <w:rStyle w:val="Hyperlink"/>
          <w:color w:val="auto"/>
          <w:u w:val="none"/>
        </w:rPr>
        <w:t>müssen gewahrt bleiben.</w:t>
      </w:r>
    </w:p>
    <w:p w14:paraId="78074537" w14:textId="77777777" w:rsidR="00823E52" w:rsidRPr="00F504EF" w:rsidRDefault="00823E52" w:rsidP="00F504EF"/>
    <w:p w14:paraId="3035495B" w14:textId="7685821E" w:rsidR="00823E52" w:rsidRPr="00F504EF" w:rsidRDefault="007C6ACD" w:rsidP="00F504EF">
      <w:pPr>
        <w:pStyle w:val="berschrift1"/>
        <w:ind w:left="0" w:firstLine="0"/>
      </w:pPr>
      <w:r w:rsidRPr="00F504EF">
        <w:t>Freigabe</w:t>
      </w:r>
      <w:r w:rsidR="00823E52" w:rsidRPr="00F504EF">
        <w:t xml:space="preserve"> und Qualitätssicherung</w:t>
      </w:r>
    </w:p>
    <w:p w14:paraId="074BFA2F" w14:textId="4D57B751" w:rsidR="00823E52" w:rsidRPr="00F504EF" w:rsidRDefault="00823E52" w:rsidP="00F504EF">
      <w:pPr>
        <w:pStyle w:val="berschrift5"/>
      </w:pPr>
      <w:r w:rsidRPr="00F504EF">
        <w:t>Freigabeprozess</w:t>
      </w:r>
    </w:p>
    <w:p w14:paraId="382E3DB9" w14:textId="5E9812CD" w:rsidR="00823E52" w:rsidRPr="00F504EF" w:rsidRDefault="00823E52" w:rsidP="00F504EF">
      <w:r w:rsidRPr="00F504EF">
        <w:t xml:space="preserve">Der bestehende Freigabeprozess für Kommunikationsmittel bleibt bestehen. </w:t>
      </w:r>
      <w:r w:rsidR="00760A47" w:rsidRPr="00F504EF">
        <w:t>Die Zuständigkeiten richten sich nach STRB 83/2017, ergänzt um KI-spezifische Aufgaben</w:t>
      </w:r>
      <w:r w:rsidR="00742971" w:rsidRPr="00F504EF">
        <w:t xml:space="preserve">. </w:t>
      </w:r>
      <w:r w:rsidRPr="00F504EF">
        <w:t>Die nutzende Person bestätigt mit der Freigabe implizit:</w:t>
      </w:r>
    </w:p>
    <w:p w14:paraId="3F2EBE77" w14:textId="77777777" w:rsidR="00823E52" w:rsidRPr="00F504EF" w:rsidRDefault="00823E52" w:rsidP="00F504EF">
      <w:pPr>
        <w:pStyle w:val="Listenabsatz"/>
        <w:numPr>
          <w:ilvl w:val="0"/>
          <w:numId w:val="5"/>
        </w:numPr>
      </w:pPr>
      <w:r w:rsidRPr="00F504EF">
        <w:t>Die Inhalte wurden auf Richtigkeit geprüft (Fakten, Bias).</w:t>
      </w:r>
    </w:p>
    <w:p w14:paraId="7F4DB391" w14:textId="15210370" w:rsidR="00823E52" w:rsidRPr="00F504EF" w:rsidRDefault="1F540DBB" w:rsidP="00F504EF">
      <w:pPr>
        <w:pStyle w:val="Listenabsatz"/>
        <w:numPr>
          <w:ilvl w:val="0"/>
          <w:numId w:val="5"/>
        </w:numPr>
      </w:pPr>
      <w:commentRangeStart w:id="26"/>
      <w:r>
        <w:t xml:space="preserve">Urheberrechtliche Risiken </w:t>
      </w:r>
      <w:del w:id="27" w:author="Meyrat Paul (OIZ)" w:date="2026-02-23T12:43:00Z" w16du:dateUtc="2026-02-23T11:43:00Z">
        <w:r w:rsidDel="008D06AF">
          <w:delText>sind ausgeschlossen</w:delText>
        </w:r>
      </w:del>
      <w:ins w:id="28" w:author="Meyrat Paul (OIZ)" w:date="2026-02-23T12:43:00Z" w16du:dateUtc="2026-02-23T11:43:00Z">
        <w:r w:rsidR="008D06AF">
          <w:t>wurden geprüft</w:t>
        </w:r>
      </w:ins>
      <w:r>
        <w:t>.</w:t>
      </w:r>
      <w:commentRangeEnd w:id="26"/>
      <w:r w:rsidR="00823E52" w:rsidRPr="00F504EF">
        <w:rPr>
          <w:rStyle w:val="Kommentarzeichen"/>
          <w:sz w:val="22"/>
          <w:szCs w:val="22"/>
        </w:rPr>
        <w:commentReference w:id="26"/>
      </w:r>
    </w:p>
    <w:p w14:paraId="62EEC7CC" w14:textId="77777777" w:rsidR="00823E52" w:rsidRPr="00F504EF" w:rsidRDefault="00823E52" w:rsidP="00F504EF">
      <w:pPr>
        <w:pStyle w:val="Listenabsatz"/>
        <w:numPr>
          <w:ilvl w:val="0"/>
          <w:numId w:val="5"/>
        </w:numPr>
      </w:pPr>
      <w:commentRangeStart w:id="29"/>
      <w:r>
        <w:t>Die Tonalität entspricht der Stadt Zürich.</w:t>
      </w:r>
      <w:commentRangeEnd w:id="29"/>
      <w:r w:rsidRPr="00F504EF">
        <w:rPr>
          <w:rStyle w:val="Kommentarzeichen"/>
          <w:sz w:val="22"/>
          <w:szCs w:val="22"/>
        </w:rPr>
        <w:commentReference w:id="29"/>
      </w:r>
    </w:p>
    <w:p w14:paraId="5C0D50A3" w14:textId="77777777" w:rsidR="00823E52" w:rsidRPr="00F504EF" w:rsidRDefault="00823E52" w:rsidP="00F504EF">
      <w:pPr>
        <w:pStyle w:val="berschrift5"/>
      </w:pPr>
      <w:r w:rsidRPr="00F504EF">
        <w:t>Umgang mit Tools</w:t>
      </w:r>
    </w:p>
    <w:p w14:paraId="4C22F4B0" w14:textId="77777777" w:rsidR="00823E52" w:rsidRPr="00707259" w:rsidRDefault="00823E52" w:rsidP="00707259">
      <w:pPr>
        <w:numPr>
          <w:ilvl w:val="0"/>
          <w:numId w:val="14"/>
        </w:numPr>
        <w:rPr>
          <w:rStyle w:val="Hyperlink"/>
          <w:color w:val="auto"/>
          <w:u w:val="none"/>
        </w:rPr>
      </w:pPr>
      <w:proofErr w:type="spellStart"/>
      <w:r w:rsidRPr="00707259">
        <w:rPr>
          <w:rStyle w:val="Hyperlink"/>
          <w:b/>
          <w:color w:val="auto"/>
          <w:u w:val="none"/>
        </w:rPr>
        <w:t>ZüriA</w:t>
      </w:r>
      <w:proofErr w:type="spellEnd"/>
      <w:r w:rsidRPr="00707259">
        <w:rPr>
          <w:rStyle w:val="Hyperlink"/>
          <w:b/>
          <w:color w:val="auto"/>
          <w:u w:val="none"/>
        </w:rPr>
        <w:t>:</w:t>
      </w:r>
      <w:r w:rsidRPr="00707259">
        <w:rPr>
          <w:rStyle w:val="Hyperlink"/>
          <w:color w:val="auto"/>
          <w:u w:val="none"/>
        </w:rPr>
        <w:t xml:space="preserve"> Bevorzugtes Tool. Eingabe von Daten gemäss den Vorgaben der DA erlaubt.</w:t>
      </w:r>
    </w:p>
    <w:p w14:paraId="7411D66E" w14:textId="77777777" w:rsidR="00823E52" w:rsidRPr="00707259" w:rsidRDefault="00823E52" w:rsidP="00707259">
      <w:pPr>
        <w:numPr>
          <w:ilvl w:val="0"/>
          <w:numId w:val="14"/>
        </w:numPr>
        <w:rPr>
          <w:rStyle w:val="Hyperlink"/>
          <w:color w:val="auto"/>
          <w:u w:val="none"/>
        </w:rPr>
      </w:pPr>
      <w:commentRangeStart w:id="30"/>
      <w:commentRangeStart w:id="31"/>
      <w:commentRangeStart w:id="32"/>
      <w:r w:rsidRPr="00707259">
        <w:rPr>
          <w:rStyle w:val="Hyperlink"/>
          <w:b/>
          <w:color w:val="auto"/>
          <w:u w:val="none"/>
        </w:rPr>
        <w:t>Externe KI-Werkzeuge:</w:t>
      </w:r>
      <w:r w:rsidRPr="00707259">
        <w:rPr>
          <w:rStyle w:val="Hyperlink"/>
          <w:color w:val="auto"/>
          <w:u w:val="none"/>
        </w:rPr>
        <w:t xml:space="preserve"> Nutzung nur unter Berücksichtigung der städtischen KI-Richtlinie erlaubt.</w:t>
      </w:r>
      <w:commentRangeEnd w:id="30"/>
      <w:r w:rsidR="00D73B3D" w:rsidRPr="00707259">
        <w:rPr>
          <w:rStyle w:val="Kommentarzeichen"/>
          <w:sz w:val="22"/>
          <w:szCs w:val="22"/>
        </w:rPr>
        <w:commentReference w:id="30"/>
      </w:r>
      <w:commentRangeEnd w:id="31"/>
      <w:r w:rsidRPr="00707259">
        <w:rPr>
          <w:rStyle w:val="Kommentarzeichen"/>
          <w:sz w:val="22"/>
          <w:szCs w:val="22"/>
        </w:rPr>
        <w:commentReference w:id="31"/>
      </w:r>
      <w:commentRangeEnd w:id="32"/>
      <w:r w:rsidRPr="00707259">
        <w:rPr>
          <w:rStyle w:val="Kommentarzeichen"/>
          <w:sz w:val="22"/>
          <w:szCs w:val="22"/>
        </w:rPr>
        <w:commentReference w:id="32"/>
      </w:r>
    </w:p>
    <w:p w14:paraId="3D6FE6FF" w14:textId="1BCDC247" w:rsidR="00823E52" w:rsidRPr="00F504EF" w:rsidRDefault="00823E52" w:rsidP="00F504EF">
      <w:pPr>
        <w:pStyle w:val="berschrift5"/>
      </w:pPr>
      <w:r w:rsidRPr="00F504EF">
        <w:t>Weiterführende Links und Grundlagen</w:t>
      </w:r>
    </w:p>
    <w:p w14:paraId="08FDA9DE" w14:textId="77777777" w:rsidR="00823E52" w:rsidRPr="00F504EF" w:rsidRDefault="00823E52" w:rsidP="00F504EF">
      <w:pPr>
        <w:numPr>
          <w:ilvl w:val="0"/>
          <w:numId w:val="14"/>
        </w:numPr>
      </w:pPr>
      <w:hyperlink r:id="rId14" w:tgtFrame="_blank" w:history="1">
        <w:r w:rsidRPr="00F504EF">
          <w:rPr>
            <w:rStyle w:val="Hyperlink"/>
            <w:color w:val="auto"/>
          </w:rPr>
          <w:t>Leitlinien zur Regierungs- und Verwaltungskommunikation (STRB 83/2017)</w:t>
        </w:r>
      </w:hyperlink>
    </w:p>
    <w:p w14:paraId="066A6C57" w14:textId="77777777" w:rsidR="00823E52" w:rsidRPr="00F504EF" w:rsidRDefault="00823E52" w:rsidP="00F504EF">
      <w:pPr>
        <w:numPr>
          <w:ilvl w:val="0"/>
          <w:numId w:val="14"/>
        </w:numPr>
      </w:pPr>
      <w:hyperlink r:id="rId15" w:tgtFrame="_blank" w:history="1">
        <w:r w:rsidRPr="00F504EF">
          <w:rPr>
            <w:rStyle w:val="Hyperlink"/>
            <w:color w:val="auto"/>
          </w:rPr>
          <w:t>Richtlinie über die Nutzung von generativer künstlicher Intelligenz (STRB 2281/2025)</w:t>
        </w:r>
      </w:hyperlink>
    </w:p>
    <w:p w14:paraId="7BC41732" w14:textId="77777777" w:rsidR="00FC1957" w:rsidRPr="00F504EF" w:rsidRDefault="00823E52" w:rsidP="00F504EF">
      <w:pPr>
        <w:pStyle w:val="Listenabsatz"/>
        <w:numPr>
          <w:ilvl w:val="0"/>
          <w:numId w:val="14"/>
        </w:numPr>
      </w:pPr>
      <w:hyperlink r:id="rId16" w:tgtFrame="_blank" w:history="1">
        <w:r w:rsidRPr="00F504EF">
          <w:rPr>
            <w:rStyle w:val="Hyperlink"/>
            <w:color w:val="auto"/>
          </w:rPr>
          <w:t>CD-Manual und Bildwelt</w:t>
        </w:r>
      </w:hyperlink>
    </w:p>
    <w:p w14:paraId="72CE42CD" w14:textId="7642CD1F" w:rsidR="00823E52" w:rsidRPr="00F504EF" w:rsidRDefault="00823E52" w:rsidP="00F504EF">
      <w:pPr>
        <w:pStyle w:val="Listenabsatz"/>
        <w:numPr>
          <w:ilvl w:val="0"/>
          <w:numId w:val="14"/>
        </w:numPr>
      </w:pPr>
      <w:hyperlink r:id="rId17" w:tgtFrame="_blank" w:history="1">
        <w:r w:rsidRPr="00F504EF">
          <w:rPr>
            <w:rStyle w:val="Hyperlink"/>
            <w:color w:val="auto"/>
          </w:rPr>
          <w:t>Sprachvorgaben der Stadt Zürich</w:t>
        </w:r>
      </w:hyperlink>
    </w:p>
    <w:p w14:paraId="4B200DBB" w14:textId="77777777" w:rsidR="00675BC1" w:rsidRPr="00F504EF" w:rsidRDefault="00675BC1" w:rsidP="00F504EF">
      <w:pPr>
        <w:pStyle w:val="StandardBlocksatz"/>
        <w:jc w:val="left"/>
      </w:pPr>
    </w:p>
    <w:sectPr w:rsidR="00675BC1" w:rsidRPr="00F504EF" w:rsidSect="00823E52">
      <w:headerReference w:type="default" r:id="rId18"/>
      <w:headerReference w:type="first" r:id="rId19"/>
      <w:pgSz w:w="11906" w:h="16838" w:code="9"/>
      <w:pgMar w:top="-2127" w:right="1134" w:bottom="1928" w:left="1701" w:header="539" w:footer="567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chorer Katharina (SID)" w:date="2026-02-25T13:07:00Z" w:initials="S(">
    <w:p w14:paraId="3DA4255C" w14:textId="35E16CAC" w:rsidR="0022532A" w:rsidRDefault="00A540D3">
      <w:pPr>
        <w:pStyle w:val="Kommentartext"/>
      </w:pPr>
      <w:r>
        <w:rPr>
          <w:rStyle w:val="Kommentarzeichen"/>
        </w:rPr>
        <w:annotationRef/>
      </w:r>
      <w:r w:rsidRPr="08EF3397">
        <w:t>bleibt es bei einer Empfehlung?</w:t>
      </w:r>
    </w:p>
    <w:p w14:paraId="32C2831A" w14:textId="676838FD" w:rsidR="0022532A" w:rsidRDefault="0022532A">
      <w:pPr>
        <w:pStyle w:val="Kommentartext"/>
      </w:pPr>
    </w:p>
  </w:comment>
  <w:comment w:id="5" w:author="Wigger Lukas (PRD)" w:date="2026-02-26T14:42:00Z" w:initials="wil">
    <w:p w14:paraId="16BA1F33" w14:textId="77777777" w:rsidR="00C85336" w:rsidRDefault="00C85336" w:rsidP="00C85336">
      <w:pPr>
        <w:pStyle w:val="Kommentartext"/>
      </w:pPr>
      <w:r>
        <w:rPr>
          <w:rStyle w:val="Kommentarzeichen"/>
        </w:rPr>
        <w:annotationRef/>
      </w:r>
      <w:r>
        <w:t>Allenfalls klarer formulieren im Titel: Die Verantwortung bleibt bei den Mitarbeitenden</w:t>
      </w:r>
    </w:p>
  </w:comment>
  <w:comment w:id="6" w:author="Wigger Lukas (PRD)" w:date="2026-02-26T14:42:00Z" w:initials="wil">
    <w:p w14:paraId="2BF1589E" w14:textId="77777777" w:rsidR="00C85336" w:rsidRDefault="00C85336" w:rsidP="00C85336">
      <w:pPr>
        <w:pStyle w:val="Kommentartext"/>
      </w:pPr>
      <w:r>
        <w:rPr>
          <w:rStyle w:val="Kommentarzeichen"/>
        </w:rPr>
        <w:annotationRef/>
      </w:r>
      <w:r>
        <w:t>Streichen aus Verständlichkeitsgründen.</w:t>
      </w:r>
    </w:p>
  </w:comment>
  <w:comment w:id="7" w:author="Naegeli Claudia (FID)" w:date="2026-02-05T09:42:00Z" w:initials="nac">
    <w:p w14:paraId="34A30079" w14:textId="6E5C397A" w:rsidR="002C5B79" w:rsidRDefault="002C5B79" w:rsidP="002C5B79">
      <w:pPr>
        <w:pStyle w:val="Kommentartext"/>
      </w:pPr>
      <w:r>
        <w:rPr>
          <w:rStyle w:val="Kommentarzeichen"/>
        </w:rPr>
        <w:annotationRef/>
      </w:r>
      <w:r>
        <w:t>Hinweis auf Komm-Grundsätze?</w:t>
      </w:r>
    </w:p>
  </w:comment>
  <w:comment w:id="12" w:author="Klein Philippe (DIB)" w:date="2026-02-24T15:02:00Z" w:initials="K(">
    <w:p w14:paraId="5511F232" w14:textId="1D1B5729" w:rsidR="0022532A" w:rsidRDefault="00A540D3">
      <w:pPr>
        <w:pStyle w:val="Kommentartext"/>
      </w:pPr>
      <w:r>
        <w:rPr>
          <w:rStyle w:val="Kommentarzeichen"/>
        </w:rPr>
        <w:annotationRef/>
      </w:r>
      <w:r w:rsidRPr="410C6437">
        <w:t>würde einfach "auf Anfrage generell" weglassen. Stellt für mich sonst ein Widerspruch zum Transparenz-Grundsatz dar</w:t>
      </w:r>
    </w:p>
  </w:comment>
  <w:comment w:id="11" w:author="Naegeli Claudia (FID)" w:date="2026-02-05T09:43:00Z" w:initials="nac">
    <w:p w14:paraId="31817C22" w14:textId="77777777" w:rsidR="0045414A" w:rsidRDefault="0045414A" w:rsidP="0045414A">
      <w:pPr>
        <w:pStyle w:val="Kommentartext"/>
      </w:pPr>
      <w:r>
        <w:rPr>
          <w:rStyle w:val="Kommentarzeichen"/>
        </w:rPr>
        <w:annotationRef/>
      </w:r>
      <w:r>
        <w:t>Bei Chatbots auch proaktiv?</w:t>
      </w:r>
    </w:p>
  </w:comment>
  <w:comment w:id="16" w:author="van Osch Susan (OIZ)" w:date="2026-02-03T16:01:00Z" w:initials="vas">
    <w:p w14:paraId="0D81F582" w14:textId="7BE27FA6" w:rsidR="00A065A3" w:rsidRDefault="00A065A3" w:rsidP="00A065A3">
      <w:pPr>
        <w:pStyle w:val="Kommentartext"/>
      </w:pPr>
      <w:r>
        <w:rPr>
          <w:rStyle w:val="Kommentarzeichen"/>
        </w:rPr>
        <w:annotationRef/>
      </w:r>
      <w:r>
        <w:t>Sowie der ZüriA-Nutzungsbedingungen</w:t>
      </w:r>
    </w:p>
  </w:comment>
  <w:comment w:id="17" w:author="Naegeli Claudia (FID)" w:date="2026-02-05T09:44:00Z" w:initials="nac">
    <w:p w14:paraId="6AE9E821" w14:textId="77777777" w:rsidR="00FA04F3" w:rsidRDefault="00FA04F3" w:rsidP="00FA04F3">
      <w:pPr>
        <w:pStyle w:val="Kommentartext"/>
      </w:pPr>
      <w:r>
        <w:rPr>
          <w:rStyle w:val="Kommentarzeichen"/>
        </w:rPr>
        <w:annotationRef/>
      </w:r>
      <w:r>
        <w:t>Würde ich weglassen. Finde es auch bei der interne Komm zentral.</w:t>
      </w:r>
    </w:p>
  </w:comment>
  <w:comment w:id="21" w:author="Meier Anita (GUD)" w:date="2026-02-13T14:50:00Z" w:initials="M(">
    <w:p w14:paraId="19F6BB93" w14:textId="079681EF" w:rsidR="00B72D8C" w:rsidRDefault="00AF1C2B">
      <w:pPr>
        <w:pStyle w:val="Kommentartext"/>
      </w:pPr>
      <w:r>
        <w:rPr>
          <w:rStyle w:val="Kommentarzeichen"/>
        </w:rPr>
        <w:annotationRef/>
      </w:r>
      <w:r w:rsidRPr="51F8CABF">
        <w:t>Klärung mit ZWR für Umsetzung im Web (bsp. KI-generierte Bilder können ins DAM hochgeladen werden, die Bildlegende ist aber auf der jeweiligen Seite... Metadaten werden nicht übernommen, wenn ein Bild ausgewählt ist)</w:t>
      </w:r>
    </w:p>
  </w:comment>
  <w:comment w:id="22" w:author="Stücheli Christina (SKZ)" w:date="2026-02-24T11:07:00Z" w:initials="stc">
    <w:p w14:paraId="0B89582F" w14:textId="242C6324" w:rsidR="003F11F2" w:rsidRDefault="003F11F2" w:rsidP="003F11F2">
      <w:pPr>
        <w:pStyle w:val="Kommentartext"/>
      </w:pPr>
      <w:r>
        <w:rPr>
          <w:rStyle w:val="Kommentarzeichen"/>
        </w:rPr>
        <w:annotationRef/>
      </w:r>
      <w:r>
        <w:fldChar w:fldCharType="begin"/>
      </w:r>
      <w:r>
        <w:instrText>HYPERLINK "mailto:Spyridon.Petridis@zuerich.ch"</w:instrText>
      </w:r>
      <w:bookmarkStart w:id="23" w:name="_@_434E307279394948AE87399D131E5DCBZ"/>
      <w:r>
        <w:fldChar w:fldCharType="separate"/>
      </w:r>
      <w:bookmarkEnd w:id="23"/>
      <w:r w:rsidRPr="003F11F2">
        <w:rPr>
          <w:rStyle w:val="Erwhnung"/>
          <w:noProof/>
        </w:rPr>
        <w:t>@Petridis Spyridon (SKZ)</w:t>
      </w:r>
      <w:r>
        <w:fldChar w:fldCharType="end"/>
      </w:r>
      <w:r>
        <w:t xml:space="preserve"> : kannst du das abklären bitte. Merci!</w:t>
      </w:r>
    </w:p>
  </w:comment>
  <w:comment w:id="24" w:author="Wigger Lukas (PRD)" w:date="2026-02-26T14:47:00Z" w:initials="wil">
    <w:p w14:paraId="26942094" w14:textId="77777777" w:rsidR="00F93FB7" w:rsidRDefault="00540B99" w:rsidP="00F93FB7">
      <w:pPr>
        <w:pStyle w:val="Kommentartext"/>
      </w:pPr>
      <w:r>
        <w:rPr>
          <w:rStyle w:val="Kommentarzeichen"/>
        </w:rPr>
        <w:annotationRef/>
      </w:r>
      <w:r w:rsidR="00F93FB7">
        <w:t>Ist das der korrekte Begriff? (Habe den Begriff immer anders verstanden, bin aber nicht sicher…)</w:t>
      </w:r>
    </w:p>
  </w:comment>
  <w:comment w:id="25" w:author="Wigger Lukas (PRD)" w:date="2026-02-26T14:48:00Z" w:initials="wil">
    <w:p w14:paraId="7ED510D5" w14:textId="77777777" w:rsidR="00435639" w:rsidRDefault="00435639" w:rsidP="00435639">
      <w:pPr>
        <w:pStyle w:val="Kommentartext"/>
      </w:pPr>
      <w:r>
        <w:rPr>
          <w:rStyle w:val="Kommentarzeichen"/>
        </w:rPr>
        <w:annotationRef/>
      </w:r>
      <w:r>
        <w:t>Streichen, weil Teil des CD/CI? (Verb „wahren“ passt hier ohnehin nicht ganz.)</w:t>
      </w:r>
    </w:p>
  </w:comment>
  <w:comment w:id="26" w:author="Rüegger Stefan (SD)" w:date="2026-02-06T10:32:00Z" w:initials="R(">
    <w:p w14:paraId="093AA6C7" w14:textId="0E966C94" w:rsidR="00B72D8C" w:rsidRDefault="00AF1C2B">
      <w:pPr>
        <w:pStyle w:val="Kommentartext"/>
      </w:pPr>
      <w:r>
        <w:rPr>
          <w:rStyle w:val="Kommentarzeichen"/>
        </w:rPr>
        <w:annotationRef/>
      </w:r>
      <w:r w:rsidRPr="747F6657">
        <w:t>Ist das realistisch? Ist die Verwendung von KI (zumindest von Diensten Dritter) nicht an sich ein urheberrechtliches Risiko, das wir einfach minimieren, aber nie ganz ausschliessen können?</w:t>
      </w:r>
    </w:p>
  </w:comment>
  <w:comment w:id="29" w:author="Schorer Katharina (SID)" w:date="2026-02-19T16:12:00Z" w:initials="S(">
    <w:p w14:paraId="3AB44A47" w14:textId="20EDBB96" w:rsidR="00B72D8C" w:rsidRDefault="00AF1C2B">
      <w:pPr>
        <w:pStyle w:val="Kommentartext"/>
      </w:pPr>
      <w:r>
        <w:rPr>
          <w:rStyle w:val="Kommentarzeichen"/>
        </w:rPr>
        <w:annotationRef/>
      </w:r>
      <w:r w:rsidRPr="2077D33B">
        <w:t>Mir ist das fast ein bisschen zu allgemein. Ev. auch hier ein Hinweis auf die Komm-Grundsätze?</w:t>
      </w:r>
    </w:p>
    <w:p w14:paraId="72E3B0B3" w14:textId="6B9DAEAB" w:rsidR="00B72D8C" w:rsidRDefault="00B72D8C">
      <w:pPr>
        <w:pStyle w:val="Kommentartext"/>
      </w:pPr>
    </w:p>
  </w:comment>
  <w:comment w:id="30" w:author="Schenk Benjamin (WVZ)" w:date="2026-02-20T08:19:00Z" w:initials="shb">
    <w:p w14:paraId="045C7FED" w14:textId="77777777" w:rsidR="00D73B3D" w:rsidRDefault="00D73B3D" w:rsidP="00D73B3D">
      <w:pPr>
        <w:pStyle w:val="Kommentartext"/>
      </w:pPr>
      <w:r>
        <w:rPr>
          <w:rStyle w:val="Kommentarzeichen"/>
        </w:rPr>
        <w:annotationRef/>
      </w:r>
      <w:r>
        <w:t>Copilot würde ich hier ergänzen bzw. separat aufführen, weil ebenfalls durch Stadt Zürich bzw. OIZ geprüft.</w:t>
      </w:r>
    </w:p>
  </w:comment>
  <w:comment w:id="31" w:author="Meyrat Paul (OIZ)" w:date="2026-02-23T12:47:00Z" w:initials="mbp">
    <w:p w14:paraId="1CC25EDD" w14:textId="77777777" w:rsidR="00A11829" w:rsidRDefault="00A11829" w:rsidP="00A11829">
      <w:pPr>
        <w:pStyle w:val="Kommentartext"/>
      </w:pPr>
      <w:r>
        <w:rPr>
          <w:rStyle w:val="Kommentarzeichen"/>
        </w:rPr>
        <w:annotationRef/>
      </w:r>
      <w:r>
        <w:t>Das ist leider nicht korrekt. CoPilot wird nicht speziell von der OIZ geprüft und muss wie jedes andere KI-Werkzeug behandelt werden</w:t>
      </w:r>
    </w:p>
  </w:comment>
  <w:comment w:id="32" w:author="Klein Philippe (DIB)" w:date="2026-02-24T15:04:00Z" w:initials="K(">
    <w:p w14:paraId="3819CFE8" w14:textId="08A194A3" w:rsidR="0022532A" w:rsidRDefault="00A540D3">
      <w:pPr>
        <w:pStyle w:val="Kommentartext"/>
      </w:pPr>
      <w:r>
        <w:rPr>
          <w:rStyle w:val="Kommentarzeichen"/>
        </w:rPr>
        <w:annotationRef/>
      </w:r>
      <w:r w:rsidRPr="62FDE323">
        <w:t>Welche Rolle spielt denn CoPilot? Ist ja bei uns allen fix installiert... (finde, das sollte erwähnt werden)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C2831A" w15:done="0"/>
  <w15:commentEx w15:paraId="16BA1F33" w15:done="0"/>
  <w15:commentEx w15:paraId="2BF1589E" w15:done="0"/>
  <w15:commentEx w15:paraId="34A30079" w15:done="0"/>
  <w15:commentEx w15:paraId="5511F232" w15:done="0"/>
  <w15:commentEx w15:paraId="31817C22" w15:done="0"/>
  <w15:commentEx w15:paraId="0D81F582" w15:done="0"/>
  <w15:commentEx w15:paraId="6AE9E821" w15:done="0"/>
  <w15:commentEx w15:paraId="19F6BB93" w15:done="0"/>
  <w15:commentEx w15:paraId="0B89582F" w15:paraIdParent="19F6BB93" w15:done="0"/>
  <w15:commentEx w15:paraId="26942094" w15:done="0"/>
  <w15:commentEx w15:paraId="7ED510D5" w15:done="0"/>
  <w15:commentEx w15:paraId="093AA6C7" w15:done="0"/>
  <w15:commentEx w15:paraId="72E3B0B3" w15:done="0"/>
  <w15:commentEx w15:paraId="045C7FED" w15:done="0"/>
  <w15:commentEx w15:paraId="1CC25EDD" w15:paraIdParent="045C7FED" w15:done="0"/>
  <w15:commentEx w15:paraId="3819CFE8" w15:paraIdParent="045C7F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72A2581" w16cex:dateUtc="2026-02-25T12:07:00Z"/>
  <w16cex:commentExtensible w16cex:durableId="4F9AB575" w16cex:dateUtc="2026-02-26T13:42:00Z"/>
  <w16cex:commentExtensible w16cex:durableId="1325C43F" w16cex:dateUtc="2026-02-26T13:42:00Z"/>
  <w16cex:commentExtensible w16cex:durableId="6E865814" w16cex:dateUtc="2026-02-05T08:42:00Z"/>
  <w16cex:commentExtensible w16cex:durableId="70AAABD6" w16cex:dateUtc="2026-02-24T14:02:00Z"/>
  <w16cex:commentExtensible w16cex:durableId="129C87F5" w16cex:dateUtc="2026-02-05T08:43:00Z"/>
  <w16cex:commentExtensible w16cex:durableId="399CD10F" w16cex:dateUtc="2026-02-03T15:01:00Z"/>
  <w16cex:commentExtensible w16cex:durableId="22A18B20" w16cex:dateUtc="2026-02-05T08:44:00Z">
    <w16cex:extLst>
      <w16:ext w16:uri="{CE6994B0-6A32-4C9F-8C6B-6E91EDA988CE}">
        <cr:reactions xmlns:cr="http://schemas.microsoft.com/office/comments/2020/reactions">
          <cr:reaction reactionType="1">
            <cr:reactionInfo dateUtc="2026-02-13T14:21:14Z">
              <cr:user userId="S::anita.meier@zuerich.ch::9c4e0954-4211-4297-b7fc-57701218d7c9" userProvider="AD" userName="Meier Anita (GUD)"/>
            </cr:reactionInfo>
          </cr:reaction>
        </cr:reactions>
      </w16:ext>
    </w16cex:extLst>
  </w16cex:commentExtensible>
  <w16cex:commentExtensible w16cex:durableId="17CC5C9F" w16cex:dateUtc="2026-02-13T13:50:00Z"/>
  <w16cex:commentExtensible w16cex:durableId="61EEE01E" w16cex:dateUtc="2026-02-24T10:07:00Z">
    <w16cex:extLst>
      <w16:ext w16:uri="{CE6994B0-6A32-4C9F-8C6B-6E91EDA988CE}">
        <cr:reactions xmlns:cr="http://schemas.microsoft.com/office/comments/2020/reactions">
          <cr:reaction reactionType="1">
            <cr:reactionInfo dateUtc="2026-02-24T15:28:56Z">
              <cr:user userId="S::spyridon.petridis@zuerich.ch::4883c96f-e0a2-4ee7-a9fe-403b359b586e" userProvider="AD" userName="Petridis Spyridon (SKZ)"/>
            </cr:reactionInfo>
          </cr:reaction>
        </cr:reactions>
      </w16:ext>
    </w16cex:extLst>
  </w16cex:commentExtensible>
  <w16cex:commentExtensible w16cex:durableId="0299BDF9" w16cex:dateUtc="2026-02-26T13:47:00Z"/>
  <w16cex:commentExtensible w16cex:durableId="4231FBC5" w16cex:dateUtc="2026-02-26T13:48:00Z"/>
  <w16cex:commentExtensible w16cex:durableId="3C9CE291" w16cex:dateUtc="2026-02-06T09:32:00Z"/>
  <w16cex:commentExtensible w16cex:durableId="4FB5F28A" w16cex:dateUtc="2026-02-19T15:12:00Z"/>
  <w16cex:commentExtensible w16cex:durableId="48148E93" w16cex:dateUtc="2026-02-20T07:19:00Z"/>
  <w16cex:commentExtensible w16cex:durableId="29EAABF3" w16cex:dateUtc="2026-02-23T11:47:00Z"/>
  <w16cex:commentExtensible w16cex:durableId="46C94A0A" w16cex:dateUtc="2026-02-24T14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C2831A" w16cid:durableId="572A2581"/>
  <w16cid:commentId w16cid:paraId="16BA1F33" w16cid:durableId="4F9AB575"/>
  <w16cid:commentId w16cid:paraId="2BF1589E" w16cid:durableId="1325C43F"/>
  <w16cid:commentId w16cid:paraId="34A30079" w16cid:durableId="6E865814"/>
  <w16cid:commentId w16cid:paraId="5511F232" w16cid:durableId="70AAABD6"/>
  <w16cid:commentId w16cid:paraId="31817C22" w16cid:durableId="129C87F5"/>
  <w16cid:commentId w16cid:paraId="0D81F582" w16cid:durableId="399CD10F"/>
  <w16cid:commentId w16cid:paraId="6AE9E821" w16cid:durableId="22A18B20"/>
  <w16cid:commentId w16cid:paraId="19F6BB93" w16cid:durableId="17CC5C9F"/>
  <w16cid:commentId w16cid:paraId="0B89582F" w16cid:durableId="61EEE01E"/>
  <w16cid:commentId w16cid:paraId="26942094" w16cid:durableId="0299BDF9"/>
  <w16cid:commentId w16cid:paraId="7ED510D5" w16cid:durableId="4231FBC5"/>
  <w16cid:commentId w16cid:paraId="093AA6C7" w16cid:durableId="3C9CE291"/>
  <w16cid:commentId w16cid:paraId="72E3B0B3" w16cid:durableId="4FB5F28A"/>
  <w16cid:commentId w16cid:paraId="045C7FED" w16cid:durableId="48148E93"/>
  <w16cid:commentId w16cid:paraId="1CC25EDD" w16cid:durableId="29EAABF3"/>
  <w16cid:commentId w16cid:paraId="3819CFE8" w16cid:durableId="46C94A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8F2E7" w14:textId="77777777" w:rsidR="00CA3FC2" w:rsidRDefault="00CA3FC2" w:rsidP="005D24AA">
      <w:r>
        <w:separator/>
      </w:r>
    </w:p>
  </w:endnote>
  <w:endnote w:type="continuationSeparator" w:id="0">
    <w:p w14:paraId="64DBAE6D" w14:textId="77777777" w:rsidR="00CA3FC2" w:rsidRDefault="00CA3FC2" w:rsidP="005D24AA">
      <w:r>
        <w:continuationSeparator/>
      </w:r>
    </w:p>
  </w:endnote>
  <w:endnote w:type="continuationNotice" w:id="1">
    <w:p w14:paraId="7DBCD32C" w14:textId="77777777" w:rsidR="00CA3FC2" w:rsidRDefault="00CA3FC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D706B" w14:textId="77777777" w:rsidR="00CA3FC2" w:rsidRDefault="00CA3FC2" w:rsidP="005D24AA"/>
    <w:p w14:paraId="340E8E4A" w14:textId="77777777" w:rsidR="00CA3FC2" w:rsidRDefault="00CA3FC2" w:rsidP="005D24AA"/>
  </w:footnote>
  <w:footnote w:type="continuationSeparator" w:id="0">
    <w:p w14:paraId="1125B43A" w14:textId="77777777" w:rsidR="00CA3FC2" w:rsidRDefault="00CA3FC2" w:rsidP="005D24AA">
      <w:r>
        <w:continuationSeparator/>
      </w:r>
    </w:p>
  </w:footnote>
  <w:footnote w:type="continuationNotice" w:id="1">
    <w:p w14:paraId="37EFAC84" w14:textId="77777777" w:rsidR="00CA3FC2" w:rsidRDefault="00CA3FC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0C16" w14:textId="77777777" w:rsidR="002175C6" w:rsidRDefault="002175C6">
    <w:pPr>
      <w:pStyle w:val="Kopfzeile"/>
      <w:ind w:left="-93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5176" w14:textId="77777777" w:rsidR="002175C6" w:rsidRDefault="002175C6">
    <w:pPr>
      <w:pStyle w:val="Kopfzeile"/>
      <w:spacing w:after="5100"/>
      <w:ind w:left="-93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F09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E6FF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3B4CCB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DC08E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D4398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9488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7CF97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5AA5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A55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F2DF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985A53"/>
    <w:multiLevelType w:val="multilevel"/>
    <w:tmpl w:val="297CDE24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B1FF7"/>
    <w:multiLevelType w:val="multilevel"/>
    <w:tmpl w:val="24F0686C"/>
    <w:styleLink w:val="STZAufz"/>
    <w:lvl w:ilvl="0">
      <w:start w:val="1"/>
      <w:numFmt w:val="bullet"/>
      <w:lvlText w:val="–"/>
      <w:lvlJc w:val="left"/>
      <w:pPr>
        <w:ind w:left="170" w:hanging="170"/>
      </w:pPr>
      <w:rPr>
        <w:rFonts w:ascii="Arial" w:hAnsi="Arial" w:hint="default"/>
      </w:rPr>
    </w:lvl>
    <w:lvl w:ilvl="1">
      <w:start w:val="1"/>
      <w:numFmt w:val="bullet"/>
      <w:pStyle w:val="Aufzhlungszeichen2"/>
      <w:lvlText w:val="–"/>
      <w:lvlJc w:val="left"/>
      <w:pPr>
        <w:ind w:left="340" w:hanging="170"/>
      </w:pPr>
      <w:rPr>
        <w:rFonts w:ascii="Arial" w:hAnsi="Arial" w:hint="default"/>
      </w:rPr>
    </w:lvl>
    <w:lvl w:ilvl="2">
      <w:start w:val="1"/>
      <w:numFmt w:val="bullet"/>
      <w:pStyle w:val="Aufzhlungszeichen3"/>
      <w:lvlText w:val="–"/>
      <w:lvlJc w:val="left"/>
      <w:pPr>
        <w:ind w:left="510" w:hanging="170"/>
      </w:pPr>
      <w:rPr>
        <w:rFonts w:ascii="Arial" w:hAnsi="Arial" w:hint="default"/>
      </w:rPr>
    </w:lvl>
    <w:lvl w:ilvl="3">
      <w:start w:val="1"/>
      <w:numFmt w:val="none"/>
      <w:lvlText w:val=""/>
      <w:lvlJc w:val="left"/>
      <w:pPr>
        <w:ind w:left="680" w:hanging="170"/>
      </w:pPr>
      <w:rPr>
        <w:rFonts w:hint="default"/>
      </w:rPr>
    </w:lvl>
    <w:lvl w:ilvl="4">
      <w:start w:val="1"/>
      <w:numFmt w:val="none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none"/>
      <w:lvlText w:val=""/>
      <w:lvlJc w:val="left"/>
      <w:pPr>
        <w:ind w:left="1020" w:hanging="170"/>
      </w:pPr>
      <w:rPr>
        <w:rFonts w:hint="default"/>
      </w:rPr>
    </w:lvl>
    <w:lvl w:ilvl="6">
      <w:start w:val="1"/>
      <w:numFmt w:val="none"/>
      <w:lvlText w:val=""/>
      <w:lvlJc w:val="left"/>
      <w:pPr>
        <w:ind w:left="1190" w:hanging="170"/>
      </w:pPr>
      <w:rPr>
        <w:rFonts w:hint="default"/>
      </w:rPr>
    </w:lvl>
    <w:lvl w:ilvl="7">
      <w:start w:val="1"/>
      <w:numFmt w:val="none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none"/>
      <w:lvlText w:val=""/>
      <w:lvlJc w:val="left"/>
      <w:pPr>
        <w:ind w:left="1530" w:hanging="170"/>
      </w:pPr>
      <w:rPr>
        <w:rFonts w:hint="default"/>
      </w:rPr>
    </w:lvl>
  </w:abstractNum>
  <w:abstractNum w:abstractNumId="12" w15:restartNumberingAfterBreak="0">
    <w:nsid w:val="2DD75C57"/>
    <w:multiLevelType w:val="hybridMultilevel"/>
    <w:tmpl w:val="7BD650EC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346845"/>
    <w:multiLevelType w:val="hybridMultilevel"/>
    <w:tmpl w:val="E0AA80E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03BCD"/>
    <w:multiLevelType w:val="multilevel"/>
    <w:tmpl w:val="D0A2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E325A4"/>
    <w:multiLevelType w:val="hybridMultilevel"/>
    <w:tmpl w:val="8B06D4E2"/>
    <w:lvl w:ilvl="0" w:tplc="0486C7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32623"/>
    <w:multiLevelType w:val="multilevel"/>
    <w:tmpl w:val="86528DEE"/>
    <w:styleLink w:val="STZListe123Ueberschriften"/>
    <w:lvl w:ilvl="0">
      <w:start w:val="1"/>
      <w:numFmt w:val="decimal"/>
      <w:lvlText w:val="%1"/>
      <w:lvlJc w:val="left"/>
      <w:pPr>
        <w:ind w:left="1049" w:hanging="104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9" w:hanging="104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49" w:hanging="104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9" w:hanging="1049"/>
      </w:pPr>
      <w:rPr>
        <w:rFonts w:hint="default"/>
      </w:rPr>
    </w:lvl>
    <w:lvl w:ilvl="4">
      <w:start w:val="1"/>
      <w:numFmt w:val="none"/>
      <w:lvlText w:val=""/>
      <w:lvlJc w:val="left"/>
      <w:pPr>
        <w:ind w:left="1049" w:hanging="1049"/>
      </w:pPr>
      <w:rPr>
        <w:rFonts w:hint="default"/>
      </w:rPr>
    </w:lvl>
    <w:lvl w:ilvl="5">
      <w:start w:val="1"/>
      <w:numFmt w:val="none"/>
      <w:lvlText w:val=""/>
      <w:lvlJc w:val="left"/>
      <w:pPr>
        <w:ind w:left="1049" w:hanging="1049"/>
      </w:pPr>
      <w:rPr>
        <w:rFonts w:hint="default"/>
      </w:rPr>
    </w:lvl>
    <w:lvl w:ilvl="6">
      <w:start w:val="1"/>
      <w:numFmt w:val="none"/>
      <w:lvlText w:val=""/>
      <w:lvlJc w:val="left"/>
      <w:pPr>
        <w:ind w:left="1049" w:hanging="1049"/>
      </w:pPr>
      <w:rPr>
        <w:rFonts w:hint="default"/>
      </w:rPr>
    </w:lvl>
    <w:lvl w:ilvl="7">
      <w:start w:val="1"/>
      <w:numFmt w:val="none"/>
      <w:lvlText w:val=""/>
      <w:lvlJc w:val="left"/>
      <w:pPr>
        <w:ind w:left="1049" w:hanging="1049"/>
      </w:pPr>
      <w:rPr>
        <w:rFonts w:hint="default"/>
      </w:rPr>
    </w:lvl>
    <w:lvl w:ilvl="8">
      <w:start w:val="1"/>
      <w:numFmt w:val="none"/>
      <w:lvlText w:val=""/>
      <w:lvlJc w:val="left"/>
      <w:pPr>
        <w:ind w:left="1049" w:hanging="1049"/>
      </w:pPr>
      <w:rPr>
        <w:rFonts w:hint="default"/>
      </w:rPr>
    </w:lvl>
  </w:abstractNum>
  <w:abstractNum w:abstractNumId="17" w15:restartNumberingAfterBreak="0">
    <w:nsid w:val="49CA0DBC"/>
    <w:multiLevelType w:val="multilevel"/>
    <w:tmpl w:val="6AB059A2"/>
    <w:styleLink w:val="STZListe123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3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4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5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6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7">
      <w:start w:val="1"/>
      <w:numFmt w:val="none"/>
      <w:lvlText w:val=""/>
      <w:lvlJc w:val="left"/>
      <w:pPr>
        <w:ind w:left="510" w:hanging="510"/>
      </w:pPr>
      <w:rPr>
        <w:rFonts w:hint="default"/>
      </w:rPr>
    </w:lvl>
    <w:lvl w:ilvl="8">
      <w:start w:val="1"/>
      <w:numFmt w:val="none"/>
      <w:lvlText w:val=""/>
      <w:lvlJc w:val="left"/>
      <w:pPr>
        <w:ind w:left="510" w:hanging="510"/>
      </w:pPr>
      <w:rPr>
        <w:rFonts w:hint="default"/>
      </w:rPr>
    </w:lvl>
  </w:abstractNum>
  <w:abstractNum w:abstractNumId="18" w15:restartNumberingAfterBreak="0">
    <w:nsid w:val="5789726E"/>
    <w:multiLevelType w:val="multilevel"/>
    <w:tmpl w:val="8794A51A"/>
    <w:styleLink w:val="stzhnummerierungueberschriften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19" w15:restartNumberingAfterBreak="0">
    <w:nsid w:val="66C84CCC"/>
    <w:multiLevelType w:val="multilevel"/>
    <w:tmpl w:val="C0D8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5603D"/>
    <w:multiLevelType w:val="multilevel"/>
    <w:tmpl w:val="2B361A46"/>
    <w:styleLink w:val="stzhaufzaehlung"/>
    <w:lvl w:ilvl="0">
      <w:start w:val="1"/>
      <w:numFmt w:val="bullet"/>
      <w:lvlText w:val="–"/>
      <w:lvlJc w:val="left"/>
      <w:pPr>
        <w:ind w:left="357" w:hanging="357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714" w:hanging="357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1071" w:hanging="357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428" w:hanging="357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785" w:hanging="357"/>
      </w:pPr>
      <w:rPr>
        <w:rFonts w:ascii="Arial" w:hAnsi="Arial"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21" w15:restartNumberingAfterBreak="0">
    <w:nsid w:val="7E5C5730"/>
    <w:multiLevelType w:val="multilevel"/>
    <w:tmpl w:val="487AE528"/>
    <w:lvl w:ilvl="0">
      <w:start w:val="1"/>
      <w:numFmt w:val="bullet"/>
      <w:lvlText w:val="−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38839430">
    <w:abstractNumId w:val="11"/>
  </w:num>
  <w:num w:numId="2" w16cid:durableId="1153989743">
    <w:abstractNumId w:val="16"/>
  </w:num>
  <w:num w:numId="3" w16cid:durableId="130440769">
    <w:abstractNumId w:val="1"/>
  </w:num>
  <w:num w:numId="4" w16cid:durableId="1420591008">
    <w:abstractNumId w:val="19"/>
  </w:num>
  <w:num w:numId="5" w16cid:durableId="1471165697">
    <w:abstractNumId w:val="12"/>
  </w:num>
  <w:num w:numId="6" w16cid:durableId="1506240321">
    <w:abstractNumId w:val="0"/>
  </w:num>
  <w:num w:numId="7" w16cid:durableId="1731031299">
    <w:abstractNumId w:val="11"/>
  </w:num>
  <w:num w:numId="8" w16cid:durableId="1846818002">
    <w:abstractNumId w:val="6"/>
  </w:num>
  <w:num w:numId="9" w16cid:durableId="1862696079">
    <w:abstractNumId w:val="9"/>
  </w:num>
  <w:num w:numId="10" w16cid:durableId="1968588644">
    <w:abstractNumId w:val="20"/>
  </w:num>
  <w:num w:numId="11" w16cid:durableId="1969815720">
    <w:abstractNumId w:val="5"/>
  </w:num>
  <w:num w:numId="12" w16cid:durableId="27727712">
    <w:abstractNumId w:val="18"/>
  </w:num>
  <w:num w:numId="13" w16cid:durableId="331176984">
    <w:abstractNumId w:val="10"/>
  </w:num>
  <w:num w:numId="14" w16cid:durableId="352728137">
    <w:abstractNumId w:val="21"/>
  </w:num>
  <w:num w:numId="15" w16cid:durableId="423384987">
    <w:abstractNumId w:val="11"/>
  </w:num>
  <w:num w:numId="16" w16cid:durableId="434978637">
    <w:abstractNumId w:val="2"/>
  </w:num>
  <w:num w:numId="17" w16cid:durableId="509836094">
    <w:abstractNumId w:val="15"/>
  </w:num>
  <w:num w:numId="18" w16cid:durableId="560988507">
    <w:abstractNumId w:val="13"/>
  </w:num>
  <w:num w:numId="19" w16cid:durableId="594289404">
    <w:abstractNumId w:val="14"/>
  </w:num>
  <w:num w:numId="20" w16cid:durableId="674184538">
    <w:abstractNumId w:val="17"/>
  </w:num>
  <w:num w:numId="21" w16cid:durableId="685907298">
    <w:abstractNumId w:val="8"/>
  </w:num>
  <w:num w:numId="22" w16cid:durableId="701518759">
    <w:abstractNumId w:val="4"/>
  </w:num>
  <w:num w:numId="23" w16cid:durableId="754010058">
    <w:abstractNumId w:val="16"/>
  </w:num>
  <w:num w:numId="24" w16cid:durableId="769474313">
    <w:abstractNumId w:val="3"/>
  </w:num>
  <w:num w:numId="25" w16cid:durableId="78099715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lein Philippe (DIB)">
    <w15:presenceInfo w15:providerId="AD" w15:userId="S::philippe.klein@zuerich.ch::4b895f85-bec9-4feb-b429-e7531b99006f"/>
  </w15:person>
  <w15:person w15:author="Schorer Katharina (SID)">
    <w15:presenceInfo w15:providerId="AD" w15:userId="S::katharina.schorer@zuerich.ch::4348e4cf-58a4-43a9-8fec-2a31afe3674a"/>
  </w15:person>
  <w15:person w15:author="Meyrat Paul (OIZ)">
    <w15:presenceInfo w15:providerId="None" w15:userId="Meyrat Paul (OIZ)"/>
  </w15:person>
  <w15:person w15:author="Stücheli Christina (SKZ)">
    <w15:presenceInfo w15:providerId="None" w15:userId="Stücheli Christina (SKZ)"/>
  </w15:person>
  <w15:person w15:author="Wigger Lukas (PRD)">
    <w15:presenceInfo w15:providerId="None" w15:userId="Wigger Lukas (PRD)"/>
  </w15:person>
  <w15:person w15:author="Naegeli Claudia (FID)">
    <w15:presenceInfo w15:providerId="None" w15:userId="Naegeli Claudia (FID)"/>
  </w15:person>
  <w15:person w15:author="van Osch Susan (OIZ)">
    <w15:presenceInfo w15:providerId="None" w15:userId="van Osch Susan (OIZ)"/>
  </w15:person>
  <w15:person w15:author="Meier Anita (GUD)">
    <w15:presenceInfo w15:providerId="AD" w15:userId="S::anita.meier@zuerich.ch::9c4e0954-4211-4297-b7fc-57701218d7c9"/>
  </w15:person>
  <w15:person w15:author="Rüegger Stefan (SD)">
    <w15:presenceInfo w15:providerId="AD" w15:userId="S::stefan.rueegger@zuerich.ch::513fb0dd-dc55-44f2-945f-00348738663e"/>
  </w15:person>
  <w15:person w15:author="Schenk Benjamin (WVZ)">
    <w15:presenceInfo w15:providerId="None" w15:userId="Schenk Benjamin (WVZ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trackRevisions/>
  <w:defaultTabStop w:val="708"/>
  <w:hyphenationZone w:val="425"/>
  <w:drawingGridHorizontalSpacing w:val="5330"/>
  <w:drawingGridVerticalSpacing w:val="2869"/>
  <w:doNotUseMarginsForDrawingGridOrigi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52"/>
    <w:rsid w:val="00006375"/>
    <w:rsid w:val="00016F94"/>
    <w:rsid w:val="00030F2B"/>
    <w:rsid w:val="000330CB"/>
    <w:rsid w:val="00034971"/>
    <w:rsid w:val="00051CC6"/>
    <w:rsid w:val="0005441D"/>
    <w:rsid w:val="000723EC"/>
    <w:rsid w:val="00075087"/>
    <w:rsid w:val="00087FA1"/>
    <w:rsid w:val="000B18DD"/>
    <w:rsid w:val="000B4A15"/>
    <w:rsid w:val="000B55B2"/>
    <w:rsid w:val="000C08A3"/>
    <w:rsid w:val="000C57B6"/>
    <w:rsid w:val="000C7BB3"/>
    <w:rsid w:val="000C7C84"/>
    <w:rsid w:val="000D4A45"/>
    <w:rsid w:val="000D6F0D"/>
    <w:rsid w:val="00101D61"/>
    <w:rsid w:val="00114A45"/>
    <w:rsid w:val="00121B91"/>
    <w:rsid w:val="001270F6"/>
    <w:rsid w:val="0013552B"/>
    <w:rsid w:val="0014167C"/>
    <w:rsid w:val="001426FA"/>
    <w:rsid w:val="001503FB"/>
    <w:rsid w:val="001528CB"/>
    <w:rsid w:val="00171E21"/>
    <w:rsid w:val="00172F17"/>
    <w:rsid w:val="00173845"/>
    <w:rsid w:val="00173B7C"/>
    <w:rsid w:val="00187CA3"/>
    <w:rsid w:val="00193088"/>
    <w:rsid w:val="001B0B24"/>
    <w:rsid w:val="001C5213"/>
    <w:rsid w:val="001E4DD1"/>
    <w:rsid w:val="001F06DC"/>
    <w:rsid w:val="001F3A0A"/>
    <w:rsid w:val="001F6375"/>
    <w:rsid w:val="002022F7"/>
    <w:rsid w:val="002048E3"/>
    <w:rsid w:val="00205750"/>
    <w:rsid w:val="00212A42"/>
    <w:rsid w:val="002175C6"/>
    <w:rsid w:val="0022121E"/>
    <w:rsid w:val="0022193A"/>
    <w:rsid w:val="0022532A"/>
    <w:rsid w:val="00243507"/>
    <w:rsid w:val="00243581"/>
    <w:rsid w:val="00244BCE"/>
    <w:rsid w:val="00253AED"/>
    <w:rsid w:val="002637C2"/>
    <w:rsid w:val="0027183F"/>
    <w:rsid w:val="00275DC5"/>
    <w:rsid w:val="00276A07"/>
    <w:rsid w:val="00277B88"/>
    <w:rsid w:val="00281A22"/>
    <w:rsid w:val="00294AC3"/>
    <w:rsid w:val="002979D7"/>
    <w:rsid w:val="002A0BFB"/>
    <w:rsid w:val="002C5B79"/>
    <w:rsid w:val="002D128B"/>
    <w:rsid w:val="002D280A"/>
    <w:rsid w:val="002D7989"/>
    <w:rsid w:val="002E2619"/>
    <w:rsid w:val="002E2B37"/>
    <w:rsid w:val="002E3413"/>
    <w:rsid w:val="002E765D"/>
    <w:rsid w:val="002F57E4"/>
    <w:rsid w:val="003078CB"/>
    <w:rsid w:val="00310F00"/>
    <w:rsid w:val="00324FBF"/>
    <w:rsid w:val="003312C4"/>
    <w:rsid w:val="0034151F"/>
    <w:rsid w:val="0035252B"/>
    <w:rsid w:val="00366558"/>
    <w:rsid w:val="00367CC3"/>
    <w:rsid w:val="00371D2D"/>
    <w:rsid w:val="0038432B"/>
    <w:rsid w:val="003940CD"/>
    <w:rsid w:val="003948B6"/>
    <w:rsid w:val="003A0F39"/>
    <w:rsid w:val="003A3C13"/>
    <w:rsid w:val="003A7D5F"/>
    <w:rsid w:val="003B5637"/>
    <w:rsid w:val="003C3D60"/>
    <w:rsid w:val="003C4464"/>
    <w:rsid w:val="003D719E"/>
    <w:rsid w:val="003E4330"/>
    <w:rsid w:val="003E5C72"/>
    <w:rsid w:val="003F0371"/>
    <w:rsid w:val="003F0C5A"/>
    <w:rsid w:val="003F11F2"/>
    <w:rsid w:val="0040325C"/>
    <w:rsid w:val="0041042A"/>
    <w:rsid w:val="00421882"/>
    <w:rsid w:val="00424FE5"/>
    <w:rsid w:val="004305EC"/>
    <w:rsid w:val="004322EA"/>
    <w:rsid w:val="00435639"/>
    <w:rsid w:val="00444704"/>
    <w:rsid w:val="0045414A"/>
    <w:rsid w:val="00462045"/>
    <w:rsid w:val="004624B3"/>
    <w:rsid w:val="00466012"/>
    <w:rsid w:val="004711B9"/>
    <w:rsid w:val="00474102"/>
    <w:rsid w:val="004751F0"/>
    <w:rsid w:val="004865AA"/>
    <w:rsid w:val="004905A9"/>
    <w:rsid w:val="004917FC"/>
    <w:rsid w:val="0049236E"/>
    <w:rsid w:val="004950F6"/>
    <w:rsid w:val="0049768C"/>
    <w:rsid w:val="004A09F3"/>
    <w:rsid w:val="004A75B1"/>
    <w:rsid w:val="004A7F9C"/>
    <w:rsid w:val="004B7C68"/>
    <w:rsid w:val="004C0243"/>
    <w:rsid w:val="004C0D57"/>
    <w:rsid w:val="004C6B5E"/>
    <w:rsid w:val="004C7201"/>
    <w:rsid w:val="004D1149"/>
    <w:rsid w:val="004D4F5F"/>
    <w:rsid w:val="004D7250"/>
    <w:rsid w:val="004E4E4D"/>
    <w:rsid w:val="004E63CC"/>
    <w:rsid w:val="005013B1"/>
    <w:rsid w:val="00510A61"/>
    <w:rsid w:val="00511255"/>
    <w:rsid w:val="00511509"/>
    <w:rsid w:val="00515CA5"/>
    <w:rsid w:val="005237E9"/>
    <w:rsid w:val="00525013"/>
    <w:rsid w:val="00540B99"/>
    <w:rsid w:val="00541764"/>
    <w:rsid w:val="00552423"/>
    <w:rsid w:val="00552EB7"/>
    <w:rsid w:val="005641D4"/>
    <w:rsid w:val="00570F68"/>
    <w:rsid w:val="005715AB"/>
    <w:rsid w:val="00576381"/>
    <w:rsid w:val="00586E33"/>
    <w:rsid w:val="005A7041"/>
    <w:rsid w:val="005B108B"/>
    <w:rsid w:val="005B21BF"/>
    <w:rsid w:val="005B452A"/>
    <w:rsid w:val="005C4945"/>
    <w:rsid w:val="005C545F"/>
    <w:rsid w:val="005D24AA"/>
    <w:rsid w:val="005D7DB2"/>
    <w:rsid w:val="005E6F13"/>
    <w:rsid w:val="005F2E9C"/>
    <w:rsid w:val="00603EC9"/>
    <w:rsid w:val="00604863"/>
    <w:rsid w:val="00606203"/>
    <w:rsid w:val="00606E45"/>
    <w:rsid w:val="00615838"/>
    <w:rsid w:val="00644319"/>
    <w:rsid w:val="0064700F"/>
    <w:rsid w:val="00650483"/>
    <w:rsid w:val="00651366"/>
    <w:rsid w:val="006513EA"/>
    <w:rsid w:val="00651418"/>
    <w:rsid w:val="00651AB3"/>
    <w:rsid w:val="006534E4"/>
    <w:rsid w:val="0066073B"/>
    <w:rsid w:val="00662D60"/>
    <w:rsid w:val="0066580D"/>
    <w:rsid w:val="006674D8"/>
    <w:rsid w:val="00675BC1"/>
    <w:rsid w:val="006803A2"/>
    <w:rsid w:val="00680C31"/>
    <w:rsid w:val="0068247C"/>
    <w:rsid w:val="00693810"/>
    <w:rsid w:val="006B29FF"/>
    <w:rsid w:val="006C2F70"/>
    <w:rsid w:val="006C6457"/>
    <w:rsid w:val="006D30DF"/>
    <w:rsid w:val="006D38C5"/>
    <w:rsid w:val="006D7E90"/>
    <w:rsid w:val="006F10BE"/>
    <w:rsid w:val="00701CF6"/>
    <w:rsid w:val="00701F76"/>
    <w:rsid w:val="0070350A"/>
    <w:rsid w:val="00707259"/>
    <w:rsid w:val="00715B87"/>
    <w:rsid w:val="0072234A"/>
    <w:rsid w:val="00726C39"/>
    <w:rsid w:val="00740D3D"/>
    <w:rsid w:val="00741296"/>
    <w:rsid w:val="00742971"/>
    <w:rsid w:val="0074709D"/>
    <w:rsid w:val="00750188"/>
    <w:rsid w:val="007513D3"/>
    <w:rsid w:val="00760A47"/>
    <w:rsid w:val="00761E3B"/>
    <w:rsid w:val="00763CF6"/>
    <w:rsid w:val="00766C35"/>
    <w:rsid w:val="007712AC"/>
    <w:rsid w:val="0077194E"/>
    <w:rsid w:val="00772F79"/>
    <w:rsid w:val="0077307F"/>
    <w:rsid w:val="007A4ABD"/>
    <w:rsid w:val="007A6474"/>
    <w:rsid w:val="007B27F8"/>
    <w:rsid w:val="007C173B"/>
    <w:rsid w:val="007C3AE8"/>
    <w:rsid w:val="007C6ACD"/>
    <w:rsid w:val="007D1792"/>
    <w:rsid w:val="007E21C5"/>
    <w:rsid w:val="007E520C"/>
    <w:rsid w:val="007F3FB6"/>
    <w:rsid w:val="00802008"/>
    <w:rsid w:val="008021C9"/>
    <w:rsid w:val="008234B6"/>
    <w:rsid w:val="00823E52"/>
    <w:rsid w:val="008323CE"/>
    <w:rsid w:val="008373BB"/>
    <w:rsid w:val="00840E8A"/>
    <w:rsid w:val="00841372"/>
    <w:rsid w:val="00845524"/>
    <w:rsid w:val="00851822"/>
    <w:rsid w:val="0085554D"/>
    <w:rsid w:val="00857A44"/>
    <w:rsid w:val="008707A1"/>
    <w:rsid w:val="0087700F"/>
    <w:rsid w:val="008845CA"/>
    <w:rsid w:val="00896015"/>
    <w:rsid w:val="008A7870"/>
    <w:rsid w:val="008A79CC"/>
    <w:rsid w:val="008A7F99"/>
    <w:rsid w:val="008C0593"/>
    <w:rsid w:val="008C795D"/>
    <w:rsid w:val="008D06AF"/>
    <w:rsid w:val="008D5B7C"/>
    <w:rsid w:val="008D7753"/>
    <w:rsid w:val="008D781D"/>
    <w:rsid w:val="008D79D1"/>
    <w:rsid w:val="008E2118"/>
    <w:rsid w:val="008F40C9"/>
    <w:rsid w:val="00904FBC"/>
    <w:rsid w:val="009053C1"/>
    <w:rsid w:val="00905802"/>
    <w:rsid w:val="00910BAB"/>
    <w:rsid w:val="00912FC0"/>
    <w:rsid w:val="00914150"/>
    <w:rsid w:val="00923C78"/>
    <w:rsid w:val="009252AD"/>
    <w:rsid w:val="009301C0"/>
    <w:rsid w:val="00934C34"/>
    <w:rsid w:val="00935E32"/>
    <w:rsid w:val="00937ED0"/>
    <w:rsid w:val="00945995"/>
    <w:rsid w:val="00950186"/>
    <w:rsid w:val="00950C5E"/>
    <w:rsid w:val="009527B1"/>
    <w:rsid w:val="00964996"/>
    <w:rsid w:val="00981499"/>
    <w:rsid w:val="00987C62"/>
    <w:rsid w:val="00991F54"/>
    <w:rsid w:val="0099423D"/>
    <w:rsid w:val="00996D3E"/>
    <w:rsid w:val="009A03A0"/>
    <w:rsid w:val="009A5406"/>
    <w:rsid w:val="009A637C"/>
    <w:rsid w:val="009A7DB5"/>
    <w:rsid w:val="009B3B0A"/>
    <w:rsid w:val="009B7D2E"/>
    <w:rsid w:val="009C0020"/>
    <w:rsid w:val="009C2F0B"/>
    <w:rsid w:val="009D1494"/>
    <w:rsid w:val="009D1896"/>
    <w:rsid w:val="009D265C"/>
    <w:rsid w:val="00A02F05"/>
    <w:rsid w:val="00A065A3"/>
    <w:rsid w:val="00A11829"/>
    <w:rsid w:val="00A14486"/>
    <w:rsid w:val="00A206EC"/>
    <w:rsid w:val="00A44514"/>
    <w:rsid w:val="00A44BDB"/>
    <w:rsid w:val="00A505E0"/>
    <w:rsid w:val="00A52C63"/>
    <w:rsid w:val="00A540D3"/>
    <w:rsid w:val="00A62CEB"/>
    <w:rsid w:val="00A63711"/>
    <w:rsid w:val="00A644AC"/>
    <w:rsid w:val="00A82B61"/>
    <w:rsid w:val="00A830DE"/>
    <w:rsid w:val="00AA3BCE"/>
    <w:rsid w:val="00AD05F8"/>
    <w:rsid w:val="00AE2936"/>
    <w:rsid w:val="00AE467F"/>
    <w:rsid w:val="00AF04DB"/>
    <w:rsid w:val="00AF1C2B"/>
    <w:rsid w:val="00AF43BE"/>
    <w:rsid w:val="00AF75EB"/>
    <w:rsid w:val="00AF7739"/>
    <w:rsid w:val="00B07038"/>
    <w:rsid w:val="00B35421"/>
    <w:rsid w:val="00B43CA0"/>
    <w:rsid w:val="00B51008"/>
    <w:rsid w:val="00B5791A"/>
    <w:rsid w:val="00B6485A"/>
    <w:rsid w:val="00B71D23"/>
    <w:rsid w:val="00B72D8C"/>
    <w:rsid w:val="00B80FC8"/>
    <w:rsid w:val="00B81584"/>
    <w:rsid w:val="00BA341D"/>
    <w:rsid w:val="00BC0085"/>
    <w:rsid w:val="00BC0597"/>
    <w:rsid w:val="00BD0362"/>
    <w:rsid w:val="00BE5B79"/>
    <w:rsid w:val="00BE6FC6"/>
    <w:rsid w:val="00BF220C"/>
    <w:rsid w:val="00BF4191"/>
    <w:rsid w:val="00C108A1"/>
    <w:rsid w:val="00C152BF"/>
    <w:rsid w:val="00C2147C"/>
    <w:rsid w:val="00C32F9C"/>
    <w:rsid w:val="00C3492E"/>
    <w:rsid w:val="00C40280"/>
    <w:rsid w:val="00C4051B"/>
    <w:rsid w:val="00C44795"/>
    <w:rsid w:val="00C63B7C"/>
    <w:rsid w:val="00C75330"/>
    <w:rsid w:val="00C7695A"/>
    <w:rsid w:val="00C818BF"/>
    <w:rsid w:val="00C85336"/>
    <w:rsid w:val="00C8621A"/>
    <w:rsid w:val="00C916A6"/>
    <w:rsid w:val="00C92345"/>
    <w:rsid w:val="00CA3FC2"/>
    <w:rsid w:val="00CA6C61"/>
    <w:rsid w:val="00CB3E82"/>
    <w:rsid w:val="00CB4981"/>
    <w:rsid w:val="00CD1D59"/>
    <w:rsid w:val="00CD5AB5"/>
    <w:rsid w:val="00CE0BA8"/>
    <w:rsid w:val="00CF252C"/>
    <w:rsid w:val="00CF4828"/>
    <w:rsid w:val="00D01491"/>
    <w:rsid w:val="00D10548"/>
    <w:rsid w:val="00D11163"/>
    <w:rsid w:val="00D156B5"/>
    <w:rsid w:val="00D15BA8"/>
    <w:rsid w:val="00D30476"/>
    <w:rsid w:val="00D315C7"/>
    <w:rsid w:val="00D35C32"/>
    <w:rsid w:val="00D451AB"/>
    <w:rsid w:val="00D65C19"/>
    <w:rsid w:val="00D73B3D"/>
    <w:rsid w:val="00D7625D"/>
    <w:rsid w:val="00D8798F"/>
    <w:rsid w:val="00DA08F1"/>
    <w:rsid w:val="00DA29CE"/>
    <w:rsid w:val="00DB19B2"/>
    <w:rsid w:val="00DC5E80"/>
    <w:rsid w:val="00DC6BD2"/>
    <w:rsid w:val="00DF51D7"/>
    <w:rsid w:val="00DF5BB8"/>
    <w:rsid w:val="00DF7935"/>
    <w:rsid w:val="00E0798F"/>
    <w:rsid w:val="00E129DE"/>
    <w:rsid w:val="00E13A53"/>
    <w:rsid w:val="00E2057D"/>
    <w:rsid w:val="00E2459D"/>
    <w:rsid w:val="00E348F1"/>
    <w:rsid w:val="00E43CAB"/>
    <w:rsid w:val="00E45098"/>
    <w:rsid w:val="00E4732A"/>
    <w:rsid w:val="00E5187C"/>
    <w:rsid w:val="00E53558"/>
    <w:rsid w:val="00E67070"/>
    <w:rsid w:val="00E71AAD"/>
    <w:rsid w:val="00E741FB"/>
    <w:rsid w:val="00E842F1"/>
    <w:rsid w:val="00E90379"/>
    <w:rsid w:val="00E90F5A"/>
    <w:rsid w:val="00E94A6E"/>
    <w:rsid w:val="00E94B1A"/>
    <w:rsid w:val="00EA2175"/>
    <w:rsid w:val="00EA4635"/>
    <w:rsid w:val="00EC1313"/>
    <w:rsid w:val="00EC2280"/>
    <w:rsid w:val="00ED27C4"/>
    <w:rsid w:val="00ED3E90"/>
    <w:rsid w:val="00EE0FF2"/>
    <w:rsid w:val="00EE51F2"/>
    <w:rsid w:val="00EE6B85"/>
    <w:rsid w:val="00EF2E9B"/>
    <w:rsid w:val="00F21106"/>
    <w:rsid w:val="00F23D9F"/>
    <w:rsid w:val="00F30BF3"/>
    <w:rsid w:val="00F4199A"/>
    <w:rsid w:val="00F4500E"/>
    <w:rsid w:val="00F47131"/>
    <w:rsid w:val="00F504EF"/>
    <w:rsid w:val="00F625C5"/>
    <w:rsid w:val="00F8530D"/>
    <w:rsid w:val="00F93FB7"/>
    <w:rsid w:val="00FA04F3"/>
    <w:rsid w:val="00FA6325"/>
    <w:rsid w:val="00FB3EB5"/>
    <w:rsid w:val="00FB5D0F"/>
    <w:rsid w:val="00FC1957"/>
    <w:rsid w:val="00FC1CB7"/>
    <w:rsid w:val="00FD4771"/>
    <w:rsid w:val="00FE03D3"/>
    <w:rsid w:val="00FE05B3"/>
    <w:rsid w:val="00FE7054"/>
    <w:rsid w:val="00FE7158"/>
    <w:rsid w:val="00FF3D17"/>
    <w:rsid w:val="080C60F1"/>
    <w:rsid w:val="08A4E720"/>
    <w:rsid w:val="08BDB370"/>
    <w:rsid w:val="1028FC73"/>
    <w:rsid w:val="1747636F"/>
    <w:rsid w:val="1EFE4216"/>
    <w:rsid w:val="1F540DBB"/>
    <w:rsid w:val="24F8B6B0"/>
    <w:rsid w:val="28AB453A"/>
    <w:rsid w:val="29EB5626"/>
    <w:rsid w:val="367B525A"/>
    <w:rsid w:val="3726AE67"/>
    <w:rsid w:val="417E6AF9"/>
    <w:rsid w:val="5742BBED"/>
    <w:rsid w:val="5759CB82"/>
    <w:rsid w:val="5D8F88DD"/>
    <w:rsid w:val="7C25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2175FD"/>
  <w15:chartTrackingRefBased/>
  <w15:docId w15:val="{1C438889-92B0-44BC-A2A6-07DFAD06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iPriority="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iPriority="2" w:unhideWhenUsed="1" w:qFormat="1"/>
    <w:lsdException w:name="List Bullet 4" w:semiHidden="1" w:uiPriority="2" w:unhideWhenUsed="1"/>
    <w:lsdException w:name="List Bullet 5" w:semiHidden="1" w:uiPriority="2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23E52"/>
    <w:pPr>
      <w:spacing w:line="260" w:lineRule="atLeast"/>
    </w:pPr>
    <w:rPr>
      <w:rFonts w:ascii="Arial" w:hAnsi="Arial"/>
      <w:kern w:val="0"/>
      <w14:ligatures w14:val="none"/>
    </w:rPr>
  </w:style>
  <w:style w:type="paragraph" w:styleId="berschrift1">
    <w:name w:val="heading 1"/>
    <w:basedOn w:val="Standard"/>
    <w:next w:val="StandardBlocksatz"/>
    <w:link w:val="berschrift1Zchn"/>
    <w:uiPriority w:val="9"/>
    <w:qFormat/>
    <w:rsid w:val="00FC1CB7"/>
    <w:pPr>
      <w:keepNext/>
      <w:keepLines/>
      <w:spacing w:line="420" w:lineRule="exact"/>
      <w:ind w:left="1049" w:hanging="1049"/>
      <w:contextualSpacing/>
      <w:outlineLvl w:val="0"/>
    </w:pPr>
    <w:rPr>
      <w:rFonts w:asciiTheme="majorHAnsi" w:eastAsiaTheme="majorEastAsia" w:hAnsiTheme="majorHAnsi" w:cstheme="majorBidi"/>
      <w:sz w:val="38"/>
      <w:szCs w:val="32"/>
    </w:rPr>
  </w:style>
  <w:style w:type="paragraph" w:styleId="berschrift2">
    <w:name w:val="heading 2"/>
    <w:basedOn w:val="Standard"/>
    <w:next w:val="StandardBlocksatz"/>
    <w:link w:val="berschrift2Zchn"/>
    <w:uiPriority w:val="9"/>
    <w:unhideWhenUsed/>
    <w:qFormat/>
    <w:rsid w:val="003948B6"/>
    <w:pPr>
      <w:keepNext/>
      <w:keepLines/>
      <w:spacing w:before="560" w:after="280" w:line="320" w:lineRule="exact"/>
      <w:ind w:left="1049" w:hanging="1049"/>
      <w:contextualSpacing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berschrift3">
    <w:name w:val="heading 3"/>
    <w:basedOn w:val="Standard"/>
    <w:next w:val="StandardBlocksatz"/>
    <w:link w:val="berschrift3Zchn"/>
    <w:uiPriority w:val="9"/>
    <w:unhideWhenUsed/>
    <w:qFormat/>
    <w:rsid w:val="00367CC3"/>
    <w:pPr>
      <w:keepNext/>
      <w:keepLines/>
      <w:spacing w:before="280"/>
      <w:ind w:left="1049" w:hanging="1049"/>
      <w:contextualSpacing/>
      <w:outlineLvl w:val="2"/>
    </w:pPr>
    <w:rPr>
      <w:rFonts w:asciiTheme="majorHAnsi" w:eastAsiaTheme="majorEastAsia" w:hAnsiTheme="majorHAnsi" w:cstheme="majorBidi"/>
      <w:szCs w:val="24"/>
    </w:rPr>
  </w:style>
  <w:style w:type="paragraph" w:styleId="berschrift4">
    <w:name w:val="heading 4"/>
    <w:basedOn w:val="Standard"/>
    <w:next w:val="StandardBlocksatz"/>
    <w:link w:val="berschrift4Zchn"/>
    <w:uiPriority w:val="9"/>
    <w:unhideWhenUsed/>
    <w:qFormat/>
    <w:rsid w:val="00367CC3"/>
    <w:pPr>
      <w:keepNext/>
      <w:keepLines/>
      <w:ind w:left="1049" w:hanging="1049"/>
      <w:contextualSpacing/>
      <w:outlineLvl w:val="3"/>
    </w:pPr>
    <w:rPr>
      <w:rFonts w:asciiTheme="majorHAnsi" w:eastAsiaTheme="majorEastAsia" w:hAnsiTheme="majorHAnsi" w:cstheme="majorBidi"/>
      <w:iCs/>
    </w:rPr>
  </w:style>
  <w:style w:type="paragraph" w:styleId="berschrift5">
    <w:name w:val="heading 5"/>
    <w:basedOn w:val="Standard"/>
    <w:next w:val="StandardBlocksatz"/>
    <w:link w:val="berschrift5Zchn"/>
    <w:uiPriority w:val="9"/>
    <w:unhideWhenUsed/>
    <w:qFormat/>
    <w:rsid w:val="00244BCE"/>
    <w:pPr>
      <w:keepNext/>
      <w:keepLines/>
      <w:spacing w:before="280"/>
      <w:contextualSpacing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823E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3E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3E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3E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B71D23"/>
    <w:tblPr>
      <w:tblCellMar>
        <w:left w:w="0" w:type="dxa"/>
        <w:right w:w="0" w:type="dxa"/>
      </w:tblCellMar>
    </w:tblPr>
  </w:style>
  <w:style w:type="numbering" w:customStyle="1" w:styleId="STZListe123Ueberschriften">
    <w:name w:val="STZ_Liste123_Ueberschriften"/>
    <w:uiPriority w:val="99"/>
    <w:rsid w:val="003948B6"/>
    <w:pPr>
      <w:numPr>
        <w:numId w:val="2"/>
      </w:numPr>
    </w:pPr>
  </w:style>
  <w:style w:type="numbering" w:customStyle="1" w:styleId="STZListe123">
    <w:name w:val="STZ_Liste123"/>
    <w:uiPriority w:val="99"/>
    <w:rsid w:val="00845524"/>
    <w:pPr>
      <w:numPr>
        <w:numId w:val="20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1CB7"/>
    <w:rPr>
      <w:rFonts w:asciiTheme="majorHAnsi" w:eastAsiaTheme="majorEastAsia" w:hAnsiTheme="majorHAnsi" w:cstheme="majorBidi"/>
      <w:kern w:val="0"/>
      <w:sz w:val="38"/>
      <w:szCs w:val="32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948B6"/>
    <w:rPr>
      <w:rFonts w:asciiTheme="majorHAnsi" w:eastAsiaTheme="majorEastAsia" w:hAnsiTheme="majorHAnsi" w:cstheme="majorBidi"/>
      <w:kern w:val="0"/>
      <w:sz w:val="28"/>
      <w:szCs w:val="26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67CC3"/>
    <w:rPr>
      <w:rFonts w:asciiTheme="majorHAnsi" w:eastAsiaTheme="majorEastAsia" w:hAnsiTheme="majorHAnsi" w:cstheme="majorBidi"/>
      <w:kern w:val="0"/>
      <w:szCs w:val="24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67CC3"/>
    <w:rPr>
      <w:rFonts w:asciiTheme="majorHAnsi" w:eastAsiaTheme="majorEastAsia" w:hAnsiTheme="majorHAnsi" w:cstheme="majorBidi"/>
      <w:iCs/>
      <w:kern w:val="0"/>
      <w14:ligatures w14:val="none"/>
    </w:rPr>
  </w:style>
  <w:style w:type="numbering" w:customStyle="1" w:styleId="STZAufz">
    <w:name w:val="STZ_Aufz"/>
    <w:uiPriority w:val="99"/>
    <w:rsid w:val="00FA6325"/>
    <w:pPr>
      <w:numPr>
        <w:numId w:val="1"/>
      </w:numPr>
    </w:pPr>
  </w:style>
  <w:style w:type="paragraph" w:styleId="Liste">
    <w:name w:val="List"/>
    <w:basedOn w:val="Standard"/>
    <w:uiPriority w:val="99"/>
    <w:unhideWhenUsed/>
    <w:qFormat/>
    <w:rsid w:val="005F2E9C"/>
    <w:pPr>
      <w:spacing w:line="240" w:lineRule="auto"/>
      <w:ind w:left="510" w:hanging="510"/>
      <w:contextualSpacing/>
      <w:jc w:val="both"/>
    </w:pPr>
  </w:style>
  <w:style w:type="paragraph" w:styleId="Liste2">
    <w:name w:val="List 2"/>
    <w:basedOn w:val="Standard"/>
    <w:uiPriority w:val="99"/>
    <w:unhideWhenUsed/>
    <w:rsid w:val="005F2E9C"/>
    <w:pPr>
      <w:spacing w:line="240" w:lineRule="auto"/>
      <w:ind w:left="510" w:hanging="510"/>
      <w:contextualSpacing/>
      <w:jc w:val="both"/>
    </w:pPr>
  </w:style>
  <w:style w:type="paragraph" w:styleId="Aufzhlungszeichen">
    <w:name w:val="List Bullet"/>
    <w:basedOn w:val="Standard"/>
    <w:uiPriority w:val="2"/>
    <w:unhideWhenUsed/>
    <w:qFormat/>
    <w:rsid w:val="00511255"/>
    <w:pPr>
      <w:spacing w:line="240" w:lineRule="auto"/>
      <w:ind w:left="170" w:hanging="170"/>
      <w:contextualSpacing/>
      <w:jc w:val="both"/>
    </w:pPr>
  </w:style>
  <w:style w:type="paragraph" w:styleId="Aufzhlungszeichen2">
    <w:name w:val="List Bullet 2"/>
    <w:basedOn w:val="Standard"/>
    <w:uiPriority w:val="2"/>
    <w:unhideWhenUsed/>
    <w:qFormat/>
    <w:rsid w:val="00511255"/>
    <w:pPr>
      <w:numPr>
        <w:ilvl w:val="1"/>
        <w:numId w:val="7"/>
      </w:numPr>
      <w:spacing w:line="240" w:lineRule="auto"/>
      <w:ind w:left="527" w:hanging="357"/>
      <w:contextualSpacing/>
      <w:jc w:val="both"/>
    </w:pPr>
  </w:style>
  <w:style w:type="paragraph" w:styleId="Aufzhlungszeichen3">
    <w:name w:val="List Bullet 3"/>
    <w:basedOn w:val="Standard"/>
    <w:uiPriority w:val="2"/>
    <w:unhideWhenUsed/>
    <w:qFormat/>
    <w:rsid w:val="00511255"/>
    <w:pPr>
      <w:numPr>
        <w:ilvl w:val="2"/>
        <w:numId w:val="7"/>
      </w:numPr>
      <w:spacing w:line="240" w:lineRule="auto"/>
      <w:ind w:left="697" w:hanging="357"/>
      <w:contextualSpacing/>
      <w:jc w:val="both"/>
    </w:pPr>
  </w:style>
  <w:style w:type="paragraph" w:styleId="Titel">
    <w:name w:val="Title"/>
    <w:basedOn w:val="Standard"/>
    <w:next w:val="Untertitel"/>
    <w:link w:val="TitelZchn"/>
    <w:uiPriority w:val="10"/>
    <w:qFormat/>
    <w:rsid w:val="00FC1CB7"/>
    <w:pPr>
      <w:spacing w:line="180" w:lineRule="auto"/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1CB7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paragraph" w:styleId="Untertitel">
    <w:name w:val="Subtitle"/>
    <w:basedOn w:val="Standard"/>
    <w:link w:val="UntertitelZchn"/>
    <w:uiPriority w:val="11"/>
    <w:qFormat/>
    <w:rsid w:val="00244BCE"/>
    <w:pPr>
      <w:numPr>
        <w:ilvl w:val="1"/>
      </w:numPr>
      <w:spacing w:line="216" w:lineRule="auto"/>
    </w:pPr>
    <w:rPr>
      <w:rFonts w:eastAsiaTheme="minorEastAsia"/>
      <w:spacing w:val="-5"/>
      <w:sz w:val="4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4BCE"/>
    <w:rPr>
      <w:rFonts w:eastAsiaTheme="minorEastAsia"/>
      <w:spacing w:val="-5"/>
      <w:sz w:val="4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A4635"/>
    <w:pPr>
      <w:spacing w:after="560"/>
      <w:ind w:left="0" w:firstLine="0"/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4305EC"/>
    <w:pPr>
      <w:tabs>
        <w:tab w:val="left" w:pos="408"/>
        <w:tab w:val="right" w:pos="8494"/>
      </w:tabs>
      <w:spacing w:before="280"/>
      <w:ind w:left="408" w:right="408" w:hanging="408"/>
    </w:pPr>
    <w:rPr>
      <w:rFonts w:asciiTheme="majorHAnsi" w:hAnsiTheme="majorHAnsi"/>
    </w:rPr>
  </w:style>
  <w:style w:type="paragraph" w:styleId="Verzeichnis2">
    <w:name w:val="toc 2"/>
    <w:basedOn w:val="Standard"/>
    <w:next w:val="Standard"/>
    <w:autoRedefine/>
    <w:uiPriority w:val="39"/>
    <w:unhideWhenUsed/>
    <w:rsid w:val="004305EC"/>
    <w:pPr>
      <w:tabs>
        <w:tab w:val="left" w:pos="1049"/>
        <w:tab w:val="right" w:pos="8494"/>
      </w:tabs>
      <w:ind w:left="408" w:right="408"/>
    </w:pPr>
  </w:style>
  <w:style w:type="paragraph" w:styleId="Verzeichnis3">
    <w:name w:val="toc 3"/>
    <w:basedOn w:val="Standard"/>
    <w:next w:val="Standard"/>
    <w:autoRedefine/>
    <w:uiPriority w:val="39"/>
    <w:unhideWhenUsed/>
    <w:rsid w:val="004305EC"/>
    <w:pPr>
      <w:tabs>
        <w:tab w:val="left" w:pos="1049"/>
        <w:tab w:val="right" w:pos="8494"/>
      </w:tabs>
      <w:ind w:left="408" w:right="408"/>
    </w:pPr>
  </w:style>
  <w:style w:type="character" w:styleId="Hyperlink">
    <w:name w:val="Hyperlink"/>
    <w:basedOn w:val="Absatz-Standardschriftart"/>
    <w:uiPriority w:val="99"/>
    <w:unhideWhenUsed/>
    <w:rsid w:val="00E0798F"/>
    <w:rPr>
      <w:color w:val="0F05A0" w:themeColor="hyperlink"/>
      <w:u w:val="single"/>
    </w:rPr>
  </w:style>
  <w:style w:type="paragraph" w:styleId="Verzeichnis4">
    <w:name w:val="toc 4"/>
    <w:basedOn w:val="Standard"/>
    <w:next w:val="Standard"/>
    <w:autoRedefine/>
    <w:uiPriority w:val="39"/>
    <w:unhideWhenUsed/>
    <w:rsid w:val="004305EC"/>
    <w:pPr>
      <w:tabs>
        <w:tab w:val="left" w:pos="1049"/>
        <w:tab w:val="right" w:pos="8494"/>
      </w:tabs>
      <w:ind w:left="408" w:right="408"/>
    </w:pPr>
  </w:style>
  <w:style w:type="paragraph" w:styleId="Kopfzeile">
    <w:name w:val="header"/>
    <w:basedOn w:val="Standard"/>
    <w:link w:val="KopfzeileZchn"/>
    <w:uiPriority w:val="99"/>
    <w:unhideWhenUsed/>
    <w:rsid w:val="00D156B5"/>
    <w:pPr>
      <w:tabs>
        <w:tab w:val="right" w:pos="9582"/>
      </w:tabs>
      <w:spacing w:line="200" w:lineRule="exact"/>
      <w:ind w:right="-1701"/>
    </w:pPr>
    <w:rPr>
      <w:rFonts w:asciiTheme="majorHAnsi" w:hAnsiTheme="majorHAnsi"/>
      <w:sz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D156B5"/>
    <w:rPr>
      <w:rFonts w:asciiTheme="majorHAnsi" w:hAnsiTheme="majorHAnsi"/>
      <w:sz w:val="16"/>
    </w:rPr>
  </w:style>
  <w:style w:type="paragraph" w:styleId="Fuzeile">
    <w:name w:val="footer"/>
    <w:basedOn w:val="Standard"/>
    <w:link w:val="FuzeileZchn"/>
    <w:uiPriority w:val="99"/>
    <w:unhideWhenUsed/>
    <w:rsid w:val="00D156B5"/>
    <w:pPr>
      <w:tabs>
        <w:tab w:val="right" w:pos="9582"/>
      </w:tabs>
      <w:spacing w:line="200" w:lineRule="exact"/>
      <w:ind w:right="-1701"/>
    </w:pPr>
    <w:rPr>
      <w:rFonts w:asciiTheme="majorHAnsi" w:hAnsiTheme="majorHAnsi"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D156B5"/>
    <w:rPr>
      <w:rFonts w:asciiTheme="majorHAnsi" w:hAnsiTheme="majorHAnsi"/>
      <w:sz w:val="16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44BCE"/>
    <w:rPr>
      <w:rFonts w:asciiTheme="majorHAnsi" w:eastAsiaTheme="majorEastAsia" w:hAnsiTheme="majorHAnsi" w:cstheme="majorBidi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C75330"/>
    <w:rPr>
      <w:color w:val="605E5C"/>
      <w:shd w:val="clear" w:color="auto" w:fill="E1DFDD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75330"/>
    <w:pPr>
      <w:spacing w:line="200" w:lineRule="atLeast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75330"/>
    <w:rPr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75330"/>
    <w:rPr>
      <w:vertAlign w:val="superscript"/>
    </w:rPr>
  </w:style>
  <w:style w:type="paragraph" w:customStyle="1" w:styleId="Standardklein">
    <w:name w:val="Standard klein"/>
    <w:basedOn w:val="Standard"/>
    <w:qFormat/>
    <w:rsid w:val="005F2E9C"/>
    <w:pPr>
      <w:spacing w:line="200" w:lineRule="atLeast"/>
      <w:jc w:val="both"/>
    </w:pPr>
    <w:rPr>
      <w:sz w:val="16"/>
    </w:rPr>
  </w:style>
  <w:style w:type="paragraph" w:customStyle="1" w:styleId="KopfzeileKapiteltitel">
    <w:name w:val="Kopfzeile Kapiteltitel"/>
    <w:basedOn w:val="Kopfzeile"/>
    <w:rsid w:val="008C0593"/>
    <w:rPr>
      <w:rFonts w:asciiTheme="minorHAnsi" w:hAnsiTheme="minorHAnsi"/>
    </w:rPr>
  </w:style>
  <w:style w:type="paragraph" w:styleId="Beschriftung">
    <w:name w:val="caption"/>
    <w:basedOn w:val="Standard"/>
    <w:next w:val="StandardBlocksatz"/>
    <w:uiPriority w:val="35"/>
    <w:unhideWhenUsed/>
    <w:qFormat/>
    <w:rsid w:val="005F2E9C"/>
    <w:pPr>
      <w:spacing w:before="80" w:after="280" w:line="200" w:lineRule="atLeast"/>
      <w:contextualSpacing/>
    </w:pPr>
    <w:rPr>
      <w:iCs/>
      <w:sz w:val="16"/>
      <w:szCs w:val="18"/>
    </w:rPr>
  </w:style>
  <w:style w:type="paragraph" w:customStyle="1" w:styleId="StandardBlocksatz">
    <w:name w:val="Standard Blocksatz"/>
    <w:basedOn w:val="Standard"/>
    <w:qFormat/>
    <w:rsid w:val="00367CC3"/>
    <w:pPr>
      <w:spacing w:after="280"/>
      <w:jc w:val="both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979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979D7"/>
    <w:rPr>
      <w:rFonts w:ascii="Segoe UI" w:hAnsi="Segoe UI" w:cs="Segoe UI"/>
      <w:sz w:val="18"/>
      <w:szCs w:val="18"/>
    </w:rPr>
  </w:style>
  <w:style w:type="character" w:styleId="Fett">
    <w:name w:val="Strong"/>
    <w:basedOn w:val="Absatz-Standardschriftart"/>
    <w:uiPriority w:val="22"/>
    <w:qFormat/>
    <w:rsid w:val="00466012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C2147C"/>
    <w:rPr>
      <w:color w:val="545050" w:themeColor="followedHyperlink"/>
      <w:u w:val="single"/>
    </w:rPr>
  </w:style>
  <w:style w:type="table" w:customStyle="1" w:styleId="STZTabelle">
    <w:name w:val="STZ_Tabelle"/>
    <w:basedOn w:val="NormaleTabelle"/>
    <w:uiPriority w:val="99"/>
    <w:rsid w:val="00444704"/>
    <w:pPr>
      <w:spacing w:line="190" w:lineRule="atLeast"/>
    </w:pPr>
    <w:rPr>
      <w:kern w:val="16"/>
      <w:sz w:val="16"/>
      <w:szCs w:val="24"/>
    </w:rPr>
    <w:tblPr/>
    <w:tblStylePr w:type="firstRow">
      <w:rPr>
        <w:rFonts w:asciiTheme="majorHAnsi" w:hAnsiTheme="majorHAnsi"/>
        <w:color w:val="0F05A0"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pPr>
        <w:wordWrap/>
        <w:jc w:val="right"/>
      </w:pPr>
    </w:tblStylePr>
  </w:style>
  <w:style w:type="paragraph" w:customStyle="1" w:styleId="StandardTextTabelle">
    <w:name w:val="Standard Text Tabelle"/>
    <w:basedOn w:val="Standard"/>
    <w:qFormat/>
    <w:rsid w:val="00173845"/>
    <w:pPr>
      <w:spacing w:line="190" w:lineRule="atLeast"/>
    </w:pPr>
    <w:rPr>
      <w:sz w:val="1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9236E"/>
    <w:rPr>
      <w:color w:val="605E5C"/>
      <w:shd w:val="clear" w:color="auto" w:fill="E1DFDD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3E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3E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3E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3E52"/>
    <w:rPr>
      <w:rFonts w:eastAsiaTheme="majorEastAsia" w:cstheme="majorBidi"/>
      <w:color w:val="272727" w:themeColor="text1" w:themeTint="D8"/>
    </w:rPr>
  </w:style>
  <w:style w:type="paragraph" w:styleId="Zitat">
    <w:name w:val="Quote"/>
    <w:basedOn w:val="Standard"/>
    <w:next w:val="Standard"/>
    <w:link w:val="ZitatZchn"/>
    <w:uiPriority w:val="29"/>
    <w:rsid w:val="00823E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3E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rsid w:val="00823E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rsid w:val="00823E52"/>
    <w:rPr>
      <w:i/>
      <w:iCs/>
      <w:color w:val="1E1CAE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823E52"/>
    <w:pPr>
      <w:pBdr>
        <w:top w:val="single" w:sz="4" w:space="10" w:color="1E1CAE" w:themeColor="accent1" w:themeShade="BF"/>
        <w:bottom w:val="single" w:sz="4" w:space="10" w:color="1E1CAE" w:themeColor="accent1" w:themeShade="BF"/>
      </w:pBdr>
      <w:spacing w:before="360" w:after="360"/>
      <w:ind w:left="864" w:right="864"/>
      <w:jc w:val="center"/>
    </w:pPr>
    <w:rPr>
      <w:i/>
      <w:iCs/>
      <w:color w:val="1E1CAE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3E52"/>
    <w:rPr>
      <w:i/>
      <w:iCs/>
      <w:color w:val="1E1CAE" w:themeColor="accent1" w:themeShade="BF"/>
    </w:rPr>
  </w:style>
  <w:style w:type="character" w:styleId="IntensiverVerweis">
    <w:name w:val="Intense Reference"/>
    <w:basedOn w:val="Absatz-Standardschriftart"/>
    <w:uiPriority w:val="32"/>
    <w:rsid w:val="00823E52"/>
    <w:rPr>
      <w:b/>
      <w:bCs/>
      <w:smallCaps/>
      <w:color w:val="1E1CAE" w:themeColor="accent1" w:themeShade="BF"/>
      <w:spacing w:val="5"/>
    </w:rPr>
  </w:style>
  <w:style w:type="numbering" w:customStyle="1" w:styleId="stzhaufzaehlung">
    <w:name w:val="stzh_aufzaehlung"/>
    <w:uiPriority w:val="99"/>
    <w:rsid w:val="00823E52"/>
    <w:pPr>
      <w:numPr>
        <w:numId w:val="10"/>
      </w:numPr>
    </w:pPr>
  </w:style>
  <w:style w:type="paragraph" w:styleId="Aufzhlungszeichen4">
    <w:name w:val="List Bullet 4"/>
    <w:basedOn w:val="Standard"/>
    <w:uiPriority w:val="2"/>
    <w:semiHidden/>
    <w:unhideWhenUsed/>
    <w:rsid w:val="00823E52"/>
    <w:pPr>
      <w:ind w:left="1428" w:hanging="357"/>
      <w:contextualSpacing/>
    </w:pPr>
  </w:style>
  <w:style w:type="paragraph" w:styleId="Aufzhlungszeichen5">
    <w:name w:val="List Bullet 5"/>
    <w:basedOn w:val="Standard"/>
    <w:uiPriority w:val="2"/>
    <w:semiHidden/>
    <w:unhideWhenUsed/>
    <w:rsid w:val="00823E52"/>
    <w:pPr>
      <w:ind w:left="1785" w:hanging="357"/>
      <w:contextualSpacing/>
    </w:pPr>
  </w:style>
  <w:style w:type="numbering" w:customStyle="1" w:styleId="stzhnummerierungueberschriften">
    <w:name w:val="stzh_nummerierung_ueberschriften"/>
    <w:uiPriority w:val="99"/>
    <w:rsid w:val="00823E52"/>
    <w:pPr>
      <w:numPr>
        <w:numId w:val="12"/>
      </w:numPr>
    </w:pPr>
  </w:style>
  <w:style w:type="character" w:styleId="Kommentarzeichen">
    <w:name w:val="annotation reference"/>
    <w:basedOn w:val="Absatz-Standardschriftart"/>
    <w:uiPriority w:val="99"/>
    <w:semiHidden/>
    <w:unhideWhenUsed/>
    <w:rsid w:val="00823E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23E5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23E52"/>
    <w:rPr>
      <w:rFonts w:ascii="Arial" w:hAnsi="Arial"/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065A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065A3"/>
    <w:rPr>
      <w:rFonts w:ascii="Arial" w:hAnsi="Arial"/>
      <w:b/>
      <w:bCs/>
      <w:kern w:val="0"/>
      <w:sz w:val="20"/>
      <w:szCs w:val="20"/>
      <w14:ligatures w14:val="none"/>
    </w:rPr>
  </w:style>
  <w:style w:type="paragraph" w:styleId="berarbeitung">
    <w:name w:val="Revision"/>
    <w:hidden/>
    <w:uiPriority w:val="99"/>
    <w:semiHidden/>
    <w:rsid w:val="00CD5AB5"/>
    <w:rPr>
      <w:rFonts w:ascii="Arial" w:hAnsi="Arial"/>
      <w:kern w:val="0"/>
      <w14:ligatures w14:val="none"/>
    </w:rPr>
  </w:style>
  <w:style w:type="character" w:styleId="Erwhnung">
    <w:name w:val="Mention"/>
    <w:basedOn w:val="Absatz-Standardschriftart"/>
    <w:uiPriority w:val="99"/>
    <w:unhideWhenUsed/>
    <w:rsid w:val="00BA341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www.stadt-zuerich.ch/sprach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tadt-zuerich.ch/content/cd/de/index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s://www.stadt-zuerich.ch/strb" TargetMode="External"/><Relationship Id="rId10" Type="http://schemas.openxmlformats.org/officeDocument/2006/relationships/comments" Target="comments.xm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tadt-zuerich.ch/strb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TZ_Theme_v2021-11-24">
  <a:themeElements>
    <a:clrScheme name="Stadt Zürich - Farben">
      <a:dk1>
        <a:srgbClr val="000000"/>
      </a:dk1>
      <a:lt1>
        <a:srgbClr val="FFFFFF"/>
      </a:lt1>
      <a:dk2>
        <a:srgbClr val="0F05A0"/>
      </a:dk2>
      <a:lt2>
        <a:srgbClr val="FFFFFF"/>
      </a:lt2>
      <a:accent1>
        <a:srgbClr val="3431DE"/>
      </a:accent1>
      <a:accent2>
        <a:srgbClr val="A31413"/>
      </a:accent2>
      <a:accent3>
        <a:srgbClr val="EB5E00"/>
      </a:accent3>
      <a:accent4>
        <a:srgbClr val="FBB900"/>
      </a:accent4>
      <a:accent5>
        <a:srgbClr val="06751E"/>
      </a:accent5>
      <a:accent6>
        <a:srgbClr val="989898"/>
      </a:accent6>
      <a:hlink>
        <a:srgbClr val="0F05A0"/>
      </a:hlink>
      <a:folHlink>
        <a:srgbClr val="545050"/>
      </a:folHlink>
    </a:clrScheme>
    <a:fontScheme name="STZ_Fonts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/>
        </a:solidFill>
        <a:ln>
          <a:noFill/>
        </a:ln>
      </a:spPr>
      <a:bodyPr lIns="0" tIns="0" rIns="0" bIns="0" rtlCol="0" anchor="t" anchorCtr="0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>
    <a:extraClrScheme>
      <a:clrScheme name="Stadt Zürich - Farben">
        <a:dk1>
          <a:srgbClr val="000000"/>
        </a:dk1>
        <a:lt1>
          <a:srgbClr val="FFFFFF"/>
        </a:lt1>
        <a:dk2>
          <a:srgbClr val="0F05A0"/>
        </a:dk2>
        <a:lt2>
          <a:srgbClr val="FFFFFF"/>
        </a:lt2>
        <a:accent1>
          <a:srgbClr val="3431DE"/>
        </a:accent1>
        <a:accent2>
          <a:srgbClr val="A31413"/>
        </a:accent2>
        <a:accent3>
          <a:srgbClr val="EB5E00"/>
        </a:accent3>
        <a:accent4>
          <a:srgbClr val="FBB900"/>
        </a:accent4>
        <a:accent5>
          <a:srgbClr val="06751E"/>
        </a:accent5>
        <a:accent6>
          <a:srgbClr val="989898"/>
        </a:accent6>
        <a:hlink>
          <a:srgbClr val="0F05A0"/>
        </a:hlink>
        <a:folHlink>
          <a:srgbClr val="54505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Zitronengelb 70">
      <a:srgbClr val="CCBA10"/>
    </a:custClr>
    <a:custClr name="Zitronengelb 40">
      <a:srgbClr val="FFF369"/>
    </a:custClr>
    <a:custClr name="Zitronengelb 20">
      <a:srgbClr val="FFFEC9"/>
    </a:custClr>
    <a:custClr name="Lemongrass 70">
      <a:srgbClr val="92A210"/>
    </a:custClr>
    <a:custClr name="Lemongrass 40">
      <a:srgbClr val="E0E721"/>
    </a:custClr>
    <a:custClr name="Lemongrass 20">
      <a:srgbClr val="FAFAB5"/>
    </a:custClr>
    <a:custClr name="Lindengrün 70">
      <a:srgbClr val="53831B"/>
    </a:custClr>
    <a:custClr name="Lindengrün 40">
      <a:srgbClr val="B9D55C"/>
    </a:custClr>
    <a:custClr name="Lindengrün 20">
      <a:srgbClr val="E7F6C0"/>
    </a:custClr>
    <a:custClr name="Kleeblatt 70">
      <a:srgbClr val="06751E"/>
    </a:custClr>
    <a:custClr name="Kleeblatt 40">
      <a:srgbClr val="8ECF69"/>
    </a:custClr>
    <a:custClr name="Tannengrün 70">
      <a:srgbClr val="006831"/>
    </a:custClr>
    <a:custClr name="Tannengrün 40">
      <a:srgbClr val="65CD8C"/>
    </a:custClr>
    <a:custClr name="Tannengrün 20">
      <a:srgbClr val="CFEED8"/>
    </a:custClr>
    <a:custClr name="Petrol 70">
      <a:srgbClr val="005857"/>
    </a:custClr>
    <a:custClr name="Petrol 40">
      <a:srgbClr val="2AC7C7"/>
    </a:custClr>
    <a:custClr name="Petrol 20">
      <a:srgbClr val="B5F4F4"/>
    </a:custClr>
    <a:custClr name="Cyan 70">
      <a:srgbClr val="004D76"/>
    </a:custClr>
    <a:custClr name="Cyan 40">
      <a:srgbClr val="23C3F1"/>
    </a:custClr>
    <a:custClr name="Kobaltblau 70">
      <a:srgbClr val="002F96"/>
    </a:custClr>
    <a:custClr name="Kobaltblau 40">
      <a:srgbClr val="46B2FF"/>
    </a:custClr>
    <a:custClr name="Kobaltblau 20">
      <a:srgbClr val="C5E7FF"/>
    </a:custClr>
    <a:custClr name="Mitternachtsblau 70 - Züriblau">
      <a:srgbClr val="0F05A0"/>
    </a:custClr>
    <a:custClr name="Mitternachtsblau 40">
      <a:srgbClr val="6496FF"/>
    </a:custClr>
    <a:custClr name="Mitternachtsblau 20">
      <a:srgbClr val="C5DBFF"/>
    </a:custClr>
    <a:custClr name="Violett 70">
      <a:srgbClr val="512480"/>
    </a:custClr>
    <a:custClr name="Violett 40">
      <a:srgbClr val="BC92FF"/>
    </a:custClr>
    <a:custClr name="Violett 20">
      <a:srgbClr val="E3D6FB"/>
    </a:custClr>
    <a:custClr name="Magenta 70">
      <a:srgbClr val="960055"/>
    </a:custClr>
    <a:custClr name="Magenta 40">
      <a:srgbClr val="F36BA6"/>
    </a:custClr>
    <a:custClr name="Rot 70">
      <a:srgbClr val="A31413"/>
    </a:custClr>
    <a:custClr name="Rot 40">
      <a:srgbClr val="FB737E"/>
    </a:custClr>
    <a:custClr name="Rot 20">
      <a:srgbClr val="FAD7E0"/>
    </a:custClr>
    <a:custClr name="Koralle 70">
      <a:srgbClr val="B80B2E"/>
    </a:custClr>
    <a:custClr name="Koralle 40">
      <a:srgbClr val="F18785"/>
    </a:custClr>
    <a:custClr name="Koralle 20">
      <a:srgbClr val="FBDBD4"/>
    </a:custClr>
    <a:custClr name="Sonnengelb 70">
      <a:srgbClr val="C08600"/>
    </a:custClr>
    <a:custClr name="Sonnengelb 40">
      <a:srgbClr val="FFDF61"/>
    </a:custClr>
    <a:custClr name="Sonnengelb 20">
      <a:srgbClr val="FFEEB6"/>
    </a:custClr>
    <a:custClr name="Orange 70">
      <a:srgbClr val="B23A01"/>
    </a:custClr>
    <a:custClr name="Orange 40">
      <a:srgbClr val="F6A960"/>
    </a:custClr>
    <a:custClr name="Ocker 70">
      <a:srgbClr val="9A5B01"/>
    </a:custClr>
    <a:custClr name="Ocker 40">
      <a:srgbClr val="DA9E49"/>
    </a:custClr>
    <a:custClr name="Ocker 20">
      <a:srgbClr val="EFE2C8"/>
    </a:custClr>
    <a:custClr name="Warm Gray 70">
      <a:srgbClr val="545050"/>
    </a:custClr>
    <a:custClr name="Warm Gray 40">
      <a:srgbClr val="ACA8A8"/>
    </a:custClr>
    <a:custClr name="Gray 70">
      <a:srgbClr val="7C7C7C"/>
    </a:custClr>
    <a:custClr name="Gray 40">
      <a:srgbClr val="C2C2C2"/>
    </a:custClr>
    <a:custClr name="Cool Gray 70">
      <a:srgbClr val="3D575E"/>
    </a:custClr>
    <a:custClr name="Cool Gray 40">
      <a:srgbClr val="8DAFBC"/>
    </a:custClr>
  </a:custClrLst>
  <a:extLst>
    <a:ext uri="{05A4C25C-085E-4340-85A3-A5531E510DB2}">
      <thm15:themeFamily xmlns:thm15="http://schemas.microsoft.com/office/thememl/2012/main" name="STZ_Theme_v2021-11-24" id="{27E9A635-4578-49D0-81B1-67B636DB76FC}" vid="{29E90F16-604C-4C77-AD50-74A0A4627FE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9EDF4DD7950B48A66ABA604F400ED4" ma:contentTypeVersion="3" ma:contentTypeDescription="Ein neues Dokument erstellen." ma:contentTypeScope="" ma:versionID="97d0f2f150a3b7f3c0124216a748c36d">
  <xsd:schema xmlns:xsd="http://www.w3.org/2001/XMLSchema" xmlns:xs="http://www.w3.org/2001/XMLSchema" xmlns:p="http://schemas.microsoft.com/office/2006/metadata/properties" xmlns:ns2="a1a5f496-df54-4b81-80a1-b135686626c0" targetNamespace="http://schemas.microsoft.com/office/2006/metadata/properties" ma:root="true" ma:fieldsID="a07a0037ed44c21cbd9040b182b7acf1" ns2:_="">
    <xsd:import namespace="a1a5f496-df54-4b81-80a1-b13568662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a5f496-df54-4b81-80a1-b13568662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755243-5B11-493E-8F0D-D56D023410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80B8B0-75F5-4EDD-93DC-CA7B4F2C73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a5f496-df54-4b81-80a1-b13568662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3A5538-3A54-4110-9151-71A457EB0A5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3183</Characters>
  <Application>Microsoft Office Word</Application>
  <DocSecurity>0</DocSecurity>
  <Lines>26</Lines>
  <Paragraphs>7</Paragraphs>
  <ScaleCrop>false</ScaleCrop>
  <Company>Stadt Zürich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Meyrat Paul (OIZ)</dc:creator>
  <cp:keywords/>
  <dc:description/>
  <cp:lastModifiedBy>Meyrat Paul (OIZ)</cp:lastModifiedBy>
  <cp:revision>32</cp:revision>
  <cp:lastPrinted>2021-11-24T17:57:00Z</cp:lastPrinted>
  <dcterms:created xsi:type="dcterms:W3CDTF">2026-02-04T10:43:00Z</dcterms:created>
  <dcterms:modified xsi:type="dcterms:W3CDTF">2026-05-27T09:20:00Z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0x010100659EDF4DD7950B48A66ABA604F400ED4</vt:lpwstr>
  </property>
</Properties>
</file>